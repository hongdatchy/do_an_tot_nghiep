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81247B" w:rsidRPr="00E85917" w14:paraId="4741D11D" w14:textId="77777777" w:rsidTr="001710FB">
        <w:trPr>
          <w:trHeight w:val="14134"/>
        </w:trPr>
        <w:tc>
          <w:tcPr>
            <w:tcW w:w="9288" w:type="dxa"/>
          </w:tcPr>
          <w:p w14:paraId="418DF748" w14:textId="77777777" w:rsidR="0081247B" w:rsidRPr="00E85917" w:rsidRDefault="0081247B" w:rsidP="001710FB">
            <w:pPr>
              <w:spacing w:after="0" w:line="240" w:lineRule="auto"/>
              <w:jc w:val="center"/>
              <w:rPr>
                <w:lang w:val="de-DE"/>
              </w:rPr>
            </w:pPr>
            <w:r w:rsidRPr="00E85917">
              <w:rPr>
                <w:lang w:val="de-DE"/>
              </w:rPr>
              <w:br w:type="page"/>
              <w:t>TRƯỜNG ĐẠI HỌC BÁCH KHOA HÀ NỘI</w:t>
            </w:r>
          </w:p>
          <w:p w14:paraId="7E546DC1" w14:textId="77777777" w:rsidR="0081247B" w:rsidRPr="00E85917" w:rsidRDefault="0081247B" w:rsidP="001710FB">
            <w:pPr>
              <w:spacing w:after="0" w:line="240" w:lineRule="auto"/>
              <w:jc w:val="center"/>
              <w:rPr>
                <w:b/>
                <w:sz w:val="32"/>
                <w:szCs w:val="32"/>
              </w:rPr>
            </w:pPr>
            <w:r>
              <w:rPr>
                <w:b/>
                <w:sz w:val="32"/>
                <w:szCs w:val="32"/>
              </w:rPr>
              <w:t>VIỆN</w:t>
            </w:r>
            <w:r w:rsidRPr="00E85917">
              <w:rPr>
                <w:b/>
                <w:sz w:val="32"/>
                <w:szCs w:val="32"/>
              </w:rPr>
              <w:t xml:space="preserve"> ĐIỆN TỬ - VIỄN THÔNG</w:t>
            </w:r>
          </w:p>
          <w:p w14:paraId="080374D6" w14:textId="77777777" w:rsidR="0081247B" w:rsidRPr="00392F14" w:rsidRDefault="0081247B" w:rsidP="001710FB"/>
          <w:p w14:paraId="07A5E2A1" w14:textId="77777777" w:rsidR="0081247B" w:rsidRPr="00AE1825" w:rsidRDefault="0081247B" w:rsidP="001710FB">
            <w:pPr>
              <w:jc w:val="center"/>
            </w:pPr>
            <w:r>
              <w:rPr>
                <w:noProof/>
              </w:rPr>
              <w:drawing>
                <wp:inline distT="0" distB="0" distL="0" distR="0" wp14:anchorId="43002E6F" wp14:editId="79023D8D">
                  <wp:extent cx="549910" cy="812800"/>
                  <wp:effectExtent l="19050" t="0" r="2540" b="0"/>
                  <wp:docPr id="8" name="Picture 4"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128"/>
                          <pic:cNvPicPr>
                            <a:picLocks noChangeAspect="1" noChangeArrowheads="1"/>
                          </pic:cNvPicPr>
                        </pic:nvPicPr>
                        <pic:blipFill>
                          <a:blip r:embed="rId8"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01F3E666" w14:textId="77777777" w:rsidR="0081247B" w:rsidRPr="00AE1825" w:rsidRDefault="0081247B" w:rsidP="001710FB">
            <w:pPr>
              <w:jc w:val="center"/>
            </w:pPr>
          </w:p>
          <w:p w14:paraId="04DA9B78" w14:textId="77777777" w:rsidR="0081247B" w:rsidRDefault="0081247B" w:rsidP="001710FB">
            <w:pPr>
              <w:jc w:val="center"/>
            </w:pPr>
          </w:p>
          <w:p w14:paraId="518AF7DA" w14:textId="77777777" w:rsidR="0081247B" w:rsidRPr="00AE1825" w:rsidRDefault="0081247B" w:rsidP="001710FB">
            <w:pPr>
              <w:jc w:val="center"/>
            </w:pPr>
          </w:p>
          <w:p w14:paraId="5B534BF0" w14:textId="77777777" w:rsidR="0081247B" w:rsidRPr="00E85917" w:rsidRDefault="0081247B" w:rsidP="001710FB">
            <w:pPr>
              <w:jc w:val="center"/>
              <w:rPr>
                <w:sz w:val="48"/>
                <w:szCs w:val="48"/>
              </w:rPr>
            </w:pPr>
            <w:r w:rsidRPr="00E85917">
              <w:rPr>
                <w:sz w:val="48"/>
                <w:szCs w:val="48"/>
              </w:rPr>
              <w:t>ĐỒ ÁN</w:t>
            </w:r>
          </w:p>
          <w:p w14:paraId="25951A5E" w14:textId="77777777" w:rsidR="0081247B" w:rsidRPr="004966FA" w:rsidRDefault="0081247B" w:rsidP="001710FB">
            <w:pPr>
              <w:jc w:val="center"/>
              <w:rPr>
                <w:b/>
                <w:sz w:val="64"/>
                <w:szCs w:val="64"/>
              </w:rPr>
            </w:pPr>
            <w:r w:rsidRPr="00E85917">
              <w:rPr>
                <w:b/>
                <w:sz w:val="64"/>
                <w:szCs w:val="64"/>
              </w:rPr>
              <w:t>TỐT NGHIỆP ĐẠI HỌC</w:t>
            </w:r>
          </w:p>
          <w:p w14:paraId="64215C5E" w14:textId="77777777" w:rsidR="0081247B" w:rsidRPr="00AE1825" w:rsidRDefault="0081247B" w:rsidP="001710FB"/>
          <w:p w14:paraId="6EE16247" w14:textId="77777777" w:rsidR="0081247B" w:rsidRPr="00AE1825" w:rsidRDefault="0081247B" w:rsidP="001710FB"/>
          <w:p w14:paraId="57843FB8" w14:textId="77777777" w:rsidR="0081247B" w:rsidRPr="00E85917" w:rsidRDefault="0081247B" w:rsidP="001710FB">
            <w:pPr>
              <w:rPr>
                <w:b/>
                <w:sz w:val="28"/>
                <w:szCs w:val="28"/>
              </w:rPr>
            </w:pPr>
            <w:r w:rsidRPr="00E85917">
              <w:rPr>
                <w:b/>
                <w:sz w:val="28"/>
                <w:szCs w:val="28"/>
              </w:rPr>
              <w:t>Đề tài:</w:t>
            </w:r>
          </w:p>
          <w:p w14:paraId="078D4E7D" w14:textId="77777777" w:rsidR="0081247B" w:rsidRDefault="0081247B" w:rsidP="001710FB">
            <w:pPr>
              <w:jc w:val="center"/>
              <w:rPr>
                <w:b/>
                <w:sz w:val="40"/>
                <w:szCs w:val="40"/>
                <w:lang w:val="de-DE"/>
              </w:rPr>
            </w:pPr>
            <w:r>
              <w:rPr>
                <w:b/>
                <w:sz w:val="40"/>
                <w:szCs w:val="40"/>
                <w:lang w:val="de-DE"/>
              </w:rPr>
              <w:t xml:space="preserve">HỆ THỐNG CHO THUÊ – CHIA SẺ </w:t>
            </w:r>
          </w:p>
          <w:p w14:paraId="5308C050" w14:textId="77777777" w:rsidR="0081247B" w:rsidRPr="004966FA" w:rsidRDefault="0081247B" w:rsidP="001710FB">
            <w:pPr>
              <w:jc w:val="center"/>
              <w:rPr>
                <w:b/>
                <w:sz w:val="40"/>
                <w:szCs w:val="40"/>
              </w:rPr>
            </w:pPr>
            <w:r>
              <w:rPr>
                <w:b/>
                <w:sz w:val="40"/>
                <w:szCs w:val="40"/>
                <w:lang w:val="de-DE"/>
              </w:rPr>
              <w:t>XE ĐẠP CÔNG CỘNG</w:t>
            </w:r>
          </w:p>
          <w:p w14:paraId="11C6B207" w14:textId="77777777" w:rsidR="0081247B" w:rsidRPr="00BB0BEF" w:rsidRDefault="0081247B" w:rsidP="001710FB"/>
          <w:p w14:paraId="0EA87EC7" w14:textId="77777777" w:rsidR="0081247B" w:rsidRPr="00BB0BEF" w:rsidRDefault="0081247B" w:rsidP="001710FB"/>
          <w:p w14:paraId="71144FAA" w14:textId="77777777" w:rsidR="0081247B" w:rsidRDefault="0081247B" w:rsidP="001710FB">
            <w:pPr>
              <w:rPr>
                <w:sz w:val="28"/>
                <w:szCs w:val="28"/>
              </w:rPr>
            </w:pPr>
            <w:r>
              <w:rPr>
                <w:sz w:val="28"/>
                <w:szCs w:val="28"/>
              </w:rPr>
              <w:tab/>
            </w:r>
            <w:r>
              <w:rPr>
                <w:sz w:val="28"/>
                <w:szCs w:val="28"/>
              </w:rPr>
              <w:tab/>
            </w:r>
            <w:r w:rsidRPr="00E85917">
              <w:rPr>
                <w:sz w:val="28"/>
                <w:szCs w:val="28"/>
              </w:rPr>
              <w:t>Sinh viên thực hiệ</w:t>
            </w:r>
            <w:r>
              <w:rPr>
                <w:sz w:val="28"/>
                <w:szCs w:val="28"/>
              </w:rPr>
              <w:t>n:</w:t>
            </w:r>
            <w:r>
              <w:rPr>
                <w:sz w:val="28"/>
                <w:szCs w:val="28"/>
              </w:rPr>
              <w:tab/>
            </w:r>
            <w:r>
              <w:rPr>
                <w:sz w:val="28"/>
                <w:szCs w:val="28"/>
                <w:lang w:val="de-DE"/>
              </w:rPr>
              <w:t>PHẠM HỒNG ĐẠT</w:t>
            </w:r>
          </w:p>
          <w:p w14:paraId="33410F84" w14:textId="77777777" w:rsidR="0081247B" w:rsidRPr="00E85917" w:rsidRDefault="0081247B" w:rsidP="001710FB">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E85917">
              <w:rPr>
                <w:sz w:val="28"/>
                <w:szCs w:val="28"/>
              </w:rPr>
              <w:t>Lớ</w:t>
            </w:r>
            <w:r>
              <w:rPr>
                <w:sz w:val="28"/>
                <w:szCs w:val="28"/>
              </w:rPr>
              <w:t>p ĐTVT 09 – K62</w:t>
            </w:r>
          </w:p>
          <w:p w14:paraId="61FCFE03" w14:textId="77777777" w:rsidR="0081247B" w:rsidRPr="00E85917" w:rsidRDefault="0081247B" w:rsidP="001710FB">
            <w:pPr>
              <w:rPr>
                <w:sz w:val="28"/>
                <w:szCs w:val="28"/>
              </w:rPr>
            </w:pPr>
            <w:r>
              <w:rPr>
                <w:sz w:val="28"/>
                <w:szCs w:val="28"/>
              </w:rPr>
              <w:tab/>
            </w:r>
            <w:r>
              <w:rPr>
                <w:sz w:val="28"/>
                <w:szCs w:val="28"/>
              </w:rPr>
              <w:tab/>
            </w:r>
            <w:r w:rsidRPr="00E85917">
              <w:rPr>
                <w:sz w:val="28"/>
                <w:szCs w:val="28"/>
              </w:rPr>
              <w:t>Giảng viên hướng dẫ</w:t>
            </w:r>
            <w:r>
              <w:rPr>
                <w:sz w:val="28"/>
                <w:szCs w:val="28"/>
              </w:rPr>
              <w:t>n:</w:t>
            </w:r>
            <w:r>
              <w:rPr>
                <w:sz w:val="28"/>
                <w:szCs w:val="28"/>
              </w:rPr>
              <w:tab/>
            </w:r>
            <w:r>
              <w:rPr>
                <w:sz w:val="28"/>
                <w:szCs w:val="28"/>
                <w:lang w:val="de-DE"/>
              </w:rPr>
              <w:t>TS. PHÙNG THỊ KIỀU HÀ</w:t>
            </w:r>
          </w:p>
          <w:p w14:paraId="41A9A8BC" w14:textId="77777777" w:rsidR="0081247B" w:rsidRPr="004966FA" w:rsidRDefault="0081247B" w:rsidP="001710FB">
            <w:pPr>
              <w:rPr>
                <w:sz w:val="28"/>
                <w:szCs w:val="28"/>
              </w:rPr>
            </w:pPr>
            <w:r>
              <w:rPr>
                <w:sz w:val="28"/>
                <w:szCs w:val="28"/>
              </w:rPr>
              <w:tab/>
            </w:r>
            <w:r>
              <w:rPr>
                <w:sz w:val="28"/>
                <w:szCs w:val="28"/>
              </w:rPr>
              <w:tab/>
            </w:r>
            <w:r w:rsidRPr="00E85917">
              <w:rPr>
                <w:sz w:val="28"/>
                <w:szCs w:val="28"/>
              </w:rPr>
              <w:t xml:space="preserve">Cán bộ phản biện:            </w:t>
            </w:r>
          </w:p>
          <w:p w14:paraId="24BB0080" w14:textId="77777777" w:rsidR="0081247B" w:rsidRDefault="0081247B" w:rsidP="001710FB">
            <w:pPr>
              <w:jc w:val="center"/>
              <w:rPr>
                <w:sz w:val="28"/>
                <w:szCs w:val="28"/>
                <w:lang w:val="de-DE"/>
              </w:rPr>
            </w:pPr>
          </w:p>
          <w:p w14:paraId="350EFDED" w14:textId="77777777" w:rsidR="0081247B" w:rsidRDefault="0081247B" w:rsidP="001710FB">
            <w:pPr>
              <w:jc w:val="center"/>
              <w:rPr>
                <w:sz w:val="28"/>
                <w:szCs w:val="28"/>
                <w:lang w:val="de-DE"/>
              </w:rPr>
            </w:pPr>
          </w:p>
          <w:p w14:paraId="1B303542" w14:textId="77777777" w:rsidR="0081247B" w:rsidRDefault="0081247B" w:rsidP="001710FB">
            <w:pPr>
              <w:spacing w:after="0" w:line="240" w:lineRule="auto"/>
              <w:jc w:val="center"/>
              <w:rPr>
                <w:sz w:val="28"/>
                <w:szCs w:val="28"/>
                <w:lang w:val="de-DE"/>
              </w:rPr>
            </w:pPr>
          </w:p>
          <w:p w14:paraId="2377D562" w14:textId="77777777" w:rsidR="0081247B" w:rsidRPr="00E85917" w:rsidRDefault="0081247B" w:rsidP="001710FB">
            <w:pPr>
              <w:spacing w:after="0" w:line="240" w:lineRule="auto"/>
              <w:jc w:val="center"/>
              <w:rPr>
                <w:sz w:val="28"/>
                <w:szCs w:val="28"/>
                <w:lang w:val="de-DE"/>
              </w:rPr>
            </w:pPr>
            <w:r w:rsidRPr="00E85917">
              <w:rPr>
                <w:sz w:val="28"/>
                <w:szCs w:val="28"/>
                <w:lang w:val="de-DE"/>
              </w:rPr>
              <w:t>Hà Nộ</w:t>
            </w:r>
            <w:r>
              <w:rPr>
                <w:sz w:val="28"/>
                <w:szCs w:val="28"/>
                <w:lang w:val="de-DE"/>
              </w:rPr>
              <w:t>i,</w:t>
            </w:r>
            <w:r w:rsidRPr="00E85917">
              <w:rPr>
                <w:sz w:val="28"/>
                <w:szCs w:val="28"/>
                <w:lang w:val="de-DE"/>
              </w:rPr>
              <w:t xml:space="preserve"> </w:t>
            </w:r>
            <w:r>
              <w:rPr>
                <w:sz w:val="28"/>
                <w:szCs w:val="28"/>
                <w:lang w:val="de-DE"/>
              </w:rPr>
              <w:t>7</w:t>
            </w:r>
            <w:r w:rsidRPr="00E85917">
              <w:rPr>
                <w:sz w:val="28"/>
                <w:szCs w:val="28"/>
                <w:lang w:val="de-DE"/>
              </w:rPr>
              <w:t>-20</w:t>
            </w:r>
            <w:r>
              <w:rPr>
                <w:sz w:val="28"/>
                <w:szCs w:val="28"/>
                <w:lang w:val="de-DE"/>
              </w:rPr>
              <w:t>22</w:t>
            </w:r>
          </w:p>
        </w:tc>
      </w:tr>
    </w:tbl>
    <w:p w14:paraId="30372906" w14:textId="77777777" w:rsidR="00B836A5" w:rsidRDefault="00B836A5" w:rsidP="00E7754F">
      <w:pPr>
        <w:pStyle w:val="Heading1"/>
        <w:numPr>
          <w:ilvl w:val="0"/>
          <w:numId w:val="0"/>
        </w:numPr>
        <w:sectPr w:rsidR="00B836A5" w:rsidSect="00073F0F">
          <w:footerReference w:type="even" r:id="rId9"/>
          <w:footerReference w:type="default" r:id="rId10"/>
          <w:pgSz w:w="11906" w:h="16838" w:code="9"/>
          <w:pgMar w:top="1138" w:right="1138" w:bottom="1411" w:left="1699" w:header="850" w:footer="432" w:gutter="0"/>
          <w:pgNumType w:fmt="upperLetter" w:start="1"/>
          <w:cols w:space="454"/>
          <w:docGrid w:type="lines" w:linePitch="360"/>
        </w:sectPr>
      </w:pPr>
    </w:p>
    <w:p w14:paraId="5CBC6F90" w14:textId="77777777" w:rsidR="0081247B" w:rsidRPr="003728BD" w:rsidRDefault="0081247B" w:rsidP="0081247B">
      <w:pPr>
        <w:spacing w:after="0" w:line="276" w:lineRule="auto"/>
        <w:jc w:val="center"/>
        <w:rPr>
          <w:b/>
          <w:sz w:val="28"/>
          <w:szCs w:val="28"/>
        </w:rPr>
      </w:pPr>
      <w:r>
        <w:rPr>
          <w:b/>
          <w:sz w:val="28"/>
          <w:szCs w:val="28"/>
        </w:rPr>
        <w:lastRenderedPageBreak/>
        <w:t>ĐÁNH GIÁ QUYỂN ĐỒ ÁN TỐT NGHIỆP</w:t>
      </w:r>
    </w:p>
    <w:p w14:paraId="4410CD71" w14:textId="77777777" w:rsidR="0081247B" w:rsidRDefault="0081247B" w:rsidP="0081247B">
      <w:pPr>
        <w:spacing w:after="0" w:line="240" w:lineRule="auto"/>
        <w:jc w:val="center"/>
        <w:rPr>
          <w:sz w:val="28"/>
          <w:szCs w:val="28"/>
        </w:rPr>
      </w:pPr>
      <w:r w:rsidRPr="00686263">
        <w:rPr>
          <w:sz w:val="28"/>
          <w:szCs w:val="28"/>
        </w:rPr>
        <w:t xml:space="preserve"> (Dùng cho cán bộ phản biện)</w:t>
      </w:r>
    </w:p>
    <w:p w14:paraId="53A631A1" w14:textId="77777777" w:rsidR="0081247B" w:rsidRPr="00686263" w:rsidRDefault="0081247B" w:rsidP="0081247B">
      <w:pPr>
        <w:spacing w:after="0" w:line="240" w:lineRule="auto"/>
        <w:jc w:val="center"/>
        <w:rPr>
          <w:sz w:val="28"/>
          <w:szCs w:val="28"/>
        </w:rPr>
      </w:pPr>
    </w:p>
    <w:p w14:paraId="29CAD591" w14:textId="77777777" w:rsidR="0081247B" w:rsidRPr="00B05CEE" w:rsidRDefault="0081247B" w:rsidP="0081247B">
      <w:pPr>
        <w:tabs>
          <w:tab w:val="left" w:leader="dot" w:pos="9000"/>
        </w:tabs>
        <w:spacing w:after="0" w:line="240" w:lineRule="auto"/>
      </w:pPr>
      <w:r w:rsidRPr="00B05CEE">
        <w:t>Giảng viên đánh giá:</w:t>
      </w:r>
      <w:r>
        <w:tab/>
      </w:r>
    </w:p>
    <w:p w14:paraId="656FDA9D" w14:textId="77777777" w:rsidR="0081247B" w:rsidRPr="00B05CEE" w:rsidRDefault="0081247B" w:rsidP="0081247B">
      <w:pPr>
        <w:tabs>
          <w:tab w:val="left" w:leader="dot" w:pos="5760"/>
          <w:tab w:val="left" w:leader="dot" w:pos="9000"/>
        </w:tabs>
        <w:spacing w:after="0" w:line="240" w:lineRule="auto"/>
      </w:pPr>
      <w:r w:rsidRPr="00B05CEE">
        <w:t xml:space="preserve">Họ và tên </w:t>
      </w:r>
      <w:r>
        <w:t>s</w:t>
      </w:r>
      <w:r w:rsidRPr="00B05CEE">
        <w:t>inh viên:</w:t>
      </w:r>
      <w:r>
        <w:tab/>
        <w:t xml:space="preserve"> </w:t>
      </w:r>
      <w:r w:rsidRPr="00B05CEE">
        <w:t>MSSV:</w:t>
      </w:r>
      <w:r>
        <w:tab/>
      </w:r>
    </w:p>
    <w:p w14:paraId="0F22A90E" w14:textId="77777777" w:rsidR="0081247B" w:rsidRDefault="0081247B" w:rsidP="0081247B">
      <w:pPr>
        <w:tabs>
          <w:tab w:val="left" w:leader="dot" w:pos="9000"/>
        </w:tabs>
        <w:spacing w:after="0" w:line="240" w:lineRule="auto"/>
      </w:pPr>
      <w:r w:rsidRPr="00B05CEE">
        <w:t>Tên đồ</w:t>
      </w:r>
      <w:r>
        <w:t xml:space="preserve"> án:</w:t>
      </w:r>
      <w:r>
        <w:tab/>
      </w:r>
    </w:p>
    <w:p w14:paraId="3FBC46C4" w14:textId="77777777" w:rsidR="0081247B" w:rsidRDefault="0081247B" w:rsidP="0081247B">
      <w:pPr>
        <w:tabs>
          <w:tab w:val="left" w:leader="dot" w:pos="9000"/>
        </w:tabs>
        <w:spacing w:after="0" w:line="240" w:lineRule="auto"/>
      </w:pPr>
      <w:r>
        <w:tab/>
      </w:r>
    </w:p>
    <w:p w14:paraId="34F3AE63" w14:textId="77777777" w:rsidR="0081247B" w:rsidRPr="003C439F" w:rsidRDefault="0081247B" w:rsidP="0081247B">
      <w:pPr>
        <w:spacing w:after="0" w:line="240" w:lineRule="auto"/>
        <w:ind w:right="-334"/>
        <w:rPr>
          <w:b/>
        </w:rPr>
      </w:pPr>
      <w:r w:rsidRPr="003C439F">
        <w:rPr>
          <w:b/>
        </w:rPr>
        <w:t xml:space="preserve">Chọn các mức điểm phù hợp cho sinh viên trình bày theo các tiêu chí dưới đây: </w:t>
      </w:r>
    </w:p>
    <w:p w14:paraId="0375D5FF" w14:textId="77777777" w:rsidR="0081247B" w:rsidRPr="003C439F" w:rsidRDefault="0081247B" w:rsidP="0081247B">
      <w:pPr>
        <w:spacing w:before="0" w:after="180" w:line="240" w:lineRule="auto"/>
      </w:pPr>
      <w:r w:rsidRPr="003C439F">
        <w:t>Rất kém (1); Kém (2); Đạt (3); Giỏi (4); Xuất sắc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81247B" w:rsidRPr="00224C4A" w14:paraId="2EB7CAB0" w14:textId="77777777" w:rsidTr="001710FB">
        <w:tc>
          <w:tcPr>
            <w:tcW w:w="9242" w:type="dxa"/>
            <w:gridSpan w:val="7"/>
            <w:shd w:val="clear" w:color="auto" w:fill="DAEEF3" w:themeFill="accent5" w:themeFillTint="33"/>
            <w:vAlign w:val="center"/>
          </w:tcPr>
          <w:p w14:paraId="5A9F5CCB" w14:textId="77777777" w:rsidR="0081247B" w:rsidRPr="00224C4A" w:rsidRDefault="0081247B" w:rsidP="001710FB">
            <w:pPr>
              <w:spacing w:before="20" w:after="20" w:line="240" w:lineRule="auto"/>
              <w:jc w:val="left"/>
              <w:rPr>
                <w:rFonts w:cs="Times New Roman"/>
                <w:b/>
                <w:sz w:val="22"/>
                <w:szCs w:val="22"/>
              </w:rPr>
            </w:pPr>
            <w:r w:rsidRPr="00224C4A">
              <w:rPr>
                <w:rFonts w:cs="Times New Roman"/>
                <w:b/>
                <w:sz w:val="22"/>
                <w:szCs w:val="22"/>
              </w:rPr>
              <w:t>Có sự kết hợp giữa lý thuyết và thực hành (20)</w:t>
            </w:r>
          </w:p>
        </w:tc>
      </w:tr>
      <w:tr w:rsidR="0081247B" w:rsidRPr="00224C4A" w14:paraId="1CB75A71" w14:textId="77777777" w:rsidTr="001710FB">
        <w:tc>
          <w:tcPr>
            <w:tcW w:w="648" w:type="dxa"/>
            <w:shd w:val="clear" w:color="auto" w:fill="auto"/>
            <w:vAlign w:val="center"/>
          </w:tcPr>
          <w:p w14:paraId="5BE78DD7"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1</w:t>
            </w:r>
          </w:p>
        </w:tc>
        <w:tc>
          <w:tcPr>
            <w:tcW w:w="6690" w:type="dxa"/>
            <w:shd w:val="clear" w:color="auto" w:fill="auto"/>
            <w:vAlign w:val="center"/>
          </w:tcPr>
          <w:p w14:paraId="5D394B05"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79FFD774"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66F978C5"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0B9B12AF"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57287361"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45DF25BB"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05C2443E" w14:textId="77777777" w:rsidTr="001710FB">
        <w:tc>
          <w:tcPr>
            <w:tcW w:w="648" w:type="dxa"/>
            <w:shd w:val="clear" w:color="auto" w:fill="auto"/>
            <w:vAlign w:val="center"/>
          </w:tcPr>
          <w:p w14:paraId="41155CEB"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2</w:t>
            </w:r>
          </w:p>
        </w:tc>
        <w:tc>
          <w:tcPr>
            <w:tcW w:w="6690" w:type="dxa"/>
            <w:shd w:val="clear" w:color="auto" w:fill="auto"/>
            <w:vAlign w:val="center"/>
          </w:tcPr>
          <w:p w14:paraId="6B9A823A"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Cập nhật kết quả nghiên cứu gần đây nhất (trong nước/quốc tế)</w:t>
            </w:r>
          </w:p>
        </w:tc>
        <w:tc>
          <w:tcPr>
            <w:tcW w:w="380" w:type="dxa"/>
            <w:shd w:val="clear" w:color="auto" w:fill="auto"/>
            <w:vAlign w:val="center"/>
          </w:tcPr>
          <w:p w14:paraId="2182E9A0"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36497106"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3A81BB1D"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1DF40966"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36195AEF"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43D69357" w14:textId="77777777" w:rsidTr="001710FB">
        <w:tc>
          <w:tcPr>
            <w:tcW w:w="648" w:type="dxa"/>
            <w:shd w:val="clear" w:color="auto" w:fill="auto"/>
            <w:vAlign w:val="center"/>
          </w:tcPr>
          <w:p w14:paraId="08C0A198"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3</w:t>
            </w:r>
          </w:p>
        </w:tc>
        <w:tc>
          <w:tcPr>
            <w:tcW w:w="6690" w:type="dxa"/>
            <w:shd w:val="clear" w:color="auto" w:fill="auto"/>
            <w:vAlign w:val="center"/>
          </w:tcPr>
          <w:p w14:paraId="6103F7FE"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 xml:space="preserve">Nêu rõ và chi tiết phương pháp nghiên cứu/giải quyết vấn đề </w:t>
            </w:r>
          </w:p>
        </w:tc>
        <w:tc>
          <w:tcPr>
            <w:tcW w:w="380" w:type="dxa"/>
            <w:shd w:val="clear" w:color="auto" w:fill="auto"/>
            <w:vAlign w:val="center"/>
          </w:tcPr>
          <w:p w14:paraId="704DB8D1"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0B81931"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61AB62F6"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07006272"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34CD522F"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5B73DFFC" w14:textId="77777777" w:rsidTr="001710FB">
        <w:tc>
          <w:tcPr>
            <w:tcW w:w="648" w:type="dxa"/>
            <w:tcBorders>
              <w:bottom w:val="single" w:sz="4" w:space="0" w:color="auto"/>
            </w:tcBorders>
            <w:shd w:val="clear" w:color="auto" w:fill="auto"/>
            <w:vAlign w:val="center"/>
          </w:tcPr>
          <w:p w14:paraId="19DF4846"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4</w:t>
            </w:r>
          </w:p>
        </w:tc>
        <w:tc>
          <w:tcPr>
            <w:tcW w:w="6690" w:type="dxa"/>
            <w:tcBorders>
              <w:bottom w:val="single" w:sz="4" w:space="0" w:color="auto"/>
            </w:tcBorders>
            <w:shd w:val="clear" w:color="auto" w:fill="auto"/>
            <w:vAlign w:val="center"/>
          </w:tcPr>
          <w:p w14:paraId="25E46CD7"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Có kết quả mô phỏng/thưc nghiệm và trình bày rõ ràng kết quả đạt được</w:t>
            </w:r>
          </w:p>
        </w:tc>
        <w:tc>
          <w:tcPr>
            <w:tcW w:w="380" w:type="dxa"/>
            <w:tcBorders>
              <w:bottom w:val="single" w:sz="4" w:space="0" w:color="auto"/>
            </w:tcBorders>
            <w:shd w:val="clear" w:color="auto" w:fill="auto"/>
            <w:vAlign w:val="center"/>
          </w:tcPr>
          <w:p w14:paraId="47302B8D"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1E03A9F3"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0D9B8E12"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23A60442"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32FE28E6"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3ED9348E" w14:textId="77777777" w:rsidTr="001710FB">
        <w:tc>
          <w:tcPr>
            <w:tcW w:w="9242" w:type="dxa"/>
            <w:gridSpan w:val="7"/>
            <w:shd w:val="clear" w:color="auto" w:fill="DAEEF3" w:themeFill="accent5" w:themeFillTint="33"/>
            <w:vAlign w:val="center"/>
          </w:tcPr>
          <w:p w14:paraId="0764BDFD" w14:textId="77777777" w:rsidR="0081247B" w:rsidRPr="00224C4A" w:rsidRDefault="0081247B" w:rsidP="001710FB">
            <w:pPr>
              <w:spacing w:before="20" w:after="20" w:line="240" w:lineRule="auto"/>
              <w:jc w:val="left"/>
              <w:rPr>
                <w:rFonts w:cs="Times New Roman"/>
                <w:b/>
                <w:sz w:val="22"/>
                <w:szCs w:val="22"/>
              </w:rPr>
            </w:pPr>
            <w:r w:rsidRPr="00224C4A">
              <w:rPr>
                <w:rFonts w:cs="Times New Roman"/>
                <w:b/>
                <w:sz w:val="22"/>
                <w:szCs w:val="22"/>
              </w:rPr>
              <w:t>Có khả năng phân tích và đánh giá kết quả</w:t>
            </w:r>
            <w:r>
              <w:rPr>
                <w:rFonts w:cs="Times New Roman"/>
                <w:b/>
                <w:sz w:val="22"/>
                <w:szCs w:val="22"/>
              </w:rPr>
              <w:t xml:space="preserve"> </w:t>
            </w:r>
            <w:r w:rsidRPr="00224C4A">
              <w:rPr>
                <w:rFonts w:cs="Times New Roman"/>
                <w:b/>
                <w:sz w:val="22"/>
                <w:szCs w:val="22"/>
              </w:rPr>
              <w:t>(15)</w:t>
            </w:r>
          </w:p>
        </w:tc>
      </w:tr>
      <w:tr w:rsidR="0081247B" w:rsidRPr="00224C4A" w14:paraId="1720ECCE" w14:textId="77777777" w:rsidTr="001710FB">
        <w:tc>
          <w:tcPr>
            <w:tcW w:w="648" w:type="dxa"/>
            <w:shd w:val="clear" w:color="auto" w:fill="auto"/>
            <w:vAlign w:val="center"/>
          </w:tcPr>
          <w:p w14:paraId="2DC1F46B"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5</w:t>
            </w:r>
          </w:p>
        </w:tc>
        <w:tc>
          <w:tcPr>
            <w:tcW w:w="6690" w:type="dxa"/>
            <w:shd w:val="clear" w:color="auto" w:fill="auto"/>
            <w:vAlign w:val="center"/>
          </w:tcPr>
          <w:p w14:paraId="04CA75A1"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660F6346"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76060B3"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476A9EED"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605FB327"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5268BCD4"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71BB45A2" w14:textId="77777777" w:rsidTr="001710FB">
        <w:tc>
          <w:tcPr>
            <w:tcW w:w="648" w:type="dxa"/>
            <w:shd w:val="clear" w:color="auto" w:fill="auto"/>
            <w:vAlign w:val="center"/>
          </w:tcPr>
          <w:p w14:paraId="652961DE"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6</w:t>
            </w:r>
          </w:p>
        </w:tc>
        <w:tc>
          <w:tcPr>
            <w:tcW w:w="6690" w:type="dxa"/>
            <w:shd w:val="clear" w:color="auto" w:fill="auto"/>
          </w:tcPr>
          <w:p w14:paraId="7F9C62FA"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Kết quả được trình bày một cách logic và dễ hiểu, tất cả kết quả đều được phân tích và đánh giá thỏa đáng.</w:t>
            </w:r>
          </w:p>
        </w:tc>
        <w:tc>
          <w:tcPr>
            <w:tcW w:w="380" w:type="dxa"/>
            <w:shd w:val="clear" w:color="auto" w:fill="auto"/>
            <w:vAlign w:val="center"/>
          </w:tcPr>
          <w:p w14:paraId="2D8E0F27"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3DE8083C"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0990C110"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114B3F6F"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0ECD36C8"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1F96B840" w14:textId="77777777" w:rsidTr="001710FB">
        <w:tc>
          <w:tcPr>
            <w:tcW w:w="648" w:type="dxa"/>
            <w:tcBorders>
              <w:bottom w:val="single" w:sz="4" w:space="0" w:color="auto"/>
            </w:tcBorders>
            <w:shd w:val="clear" w:color="auto" w:fill="auto"/>
            <w:vAlign w:val="center"/>
          </w:tcPr>
          <w:p w14:paraId="386B53C9"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7</w:t>
            </w:r>
          </w:p>
        </w:tc>
        <w:tc>
          <w:tcPr>
            <w:tcW w:w="6690" w:type="dxa"/>
            <w:tcBorders>
              <w:bottom w:val="single" w:sz="4" w:space="0" w:color="auto"/>
            </w:tcBorders>
            <w:shd w:val="clear" w:color="auto" w:fill="auto"/>
            <w:vAlign w:val="center"/>
          </w:tcPr>
          <w:p w14:paraId="087A0A48"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4CE931D7"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2929DC19"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45ED8080"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43678B09"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764DBE9E"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1CB6C7E2" w14:textId="77777777" w:rsidTr="001710FB">
        <w:tc>
          <w:tcPr>
            <w:tcW w:w="9242" w:type="dxa"/>
            <w:gridSpan w:val="7"/>
            <w:shd w:val="clear" w:color="auto" w:fill="DAEEF3" w:themeFill="accent5" w:themeFillTint="33"/>
            <w:vAlign w:val="center"/>
          </w:tcPr>
          <w:p w14:paraId="742724AC" w14:textId="77777777" w:rsidR="0081247B" w:rsidRPr="00224C4A" w:rsidRDefault="0081247B" w:rsidP="001710FB">
            <w:pPr>
              <w:spacing w:before="20" w:after="20" w:line="240" w:lineRule="auto"/>
              <w:jc w:val="left"/>
              <w:rPr>
                <w:rFonts w:cs="Times New Roman"/>
                <w:b/>
                <w:sz w:val="22"/>
                <w:szCs w:val="22"/>
              </w:rPr>
            </w:pPr>
            <w:r w:rsidRPr="00224C4A">
              <w:rPr>
                <w:rFonts w:cs="Times New Roman"/>
                <w:b/>
                <w:sz w:val="22"/>
                <w:szCs w:val="22"/>
              </w:rPr>
              <w:t>Kỹ năng viết</w:t>
            </w:r>
            <w:r>
              <w:rPr>
                <w:rFonts w:cs="Times New Roman"/>
                <w:b/>
                <w:sz w:val="22"/>
                <w:szCs w:val="22"/>
              </w:rPr>
              <w:t xml:space="preserve"> quyển đồ án</w:t>
            </w:r>
            <w:r w:rsidRPr="00224C4A">
              <w:rPr>
                <w:rFonts w:cs="Times New Roman"/>
                <w:b/>
                <w:sz w:val="22"/>
                <w:szCs w:val="22"/>
              </w:rPr>
              <w:t xml:space="preserve"> (10)</w:t>
            </w:r>
          </w:p>
        </w:tc>
      </w:tr>
      <w:tr w:rsidR="0081247B" w:rsidRPr="00224C4A" w14:paraId="39A97DDC" w14:textId="77777777" w:rsidTr="001710FB">
        <w:tc>
          <w:tcPr>
            <w:tcW w:w="648" w:type="dxa"/>
            <w:shd w:val="clear" w:color="auto" w:fill="auto"/>
            <w:vAlign w:val="center"/>
          </w:tcPr>
          <w:p w14:paraId="2B1EE412"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8</w:t>
            </w:r>
          </w:p>
        </w:tc>
        <w:tc>
          <w:tcPr>
            <w:tcW w:w="6690" w:type="dxa"/>
            <w:shd w:val="clear" w:color="auto" w:fill="auto"/>
            <w:vAlign w:val="center"/>
          </w:tcPr>
          <w:p w14:paraId="5B205E81"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80" w:type="dxa"/>
            <w:shd w:val="clear" w:color="auto" w:fill="auto"/>
            <w:vAlign w:val="center"/>
          </w:tcPr>
          <w:p w14:paraId="03D65E26"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51E67EC4"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129A106E"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3B74FCAA"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120DE226"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6818AA1E" w14:textId="77777777" w:rsidTr="001710FB">
        <w:tc>
          <w:tcPr>
            <w:tcW w:w="648" w:type="dxa"/>
            <w:shd w:val="clear" w:color="auto" w:fill="auto"/>
            <w:vAlign w:val="center"/>
          </w:tcPr>
          <w:p w14:paraId="364E2149"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9</w:t>
            </w:r>
          </w:p>
        </w:tc>
        <w:tc>
          <w:tcPr>
            <w:tcW w:w="6690" w:type="dxa"/>
            <w:shd w:val="clear" w:color="auto" w:fill="auto"/>
            <w:vAlign w:val="center"/>
          </w:tcPr>
          <w:p w14:paraId="6E5FC87B"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Kỹ năng viết xuất sắc (cấu trúc câu chuẩn, văn phong khoa học, lập luận logic và có cơ sở, từ vựng sử dụng phù hợp v.v.)</w:t>
            </w:r>
          </w:p>
        </w:tc>
        <w:tc>
          <w:tcPr>
            <w:tcW w:w="380" w:type="dxa"/>
            <w:shd w:val="clear" w:color="auto" w:fill="auto"/>
            <w:vAlign w:val="center"/>
          </w:tcPr>
          <w:p w14:paraId="6B9B0427"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34FB348B"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241B9363"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50F1FD1A"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6E87BADD"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4C6AFF0E" w14:textId="77777777" w:rsidTr="001710FB">
        <w:tc>
          <w:tcPr>
            <w:tcW w:w="9242" w:type="dxa"/>
            <w:gridSpan w:val="7"/>
            <w:shd w:val="clear" w:color="auto" w:fill="DAEEF3" w:themeFill="accent5" w:themeFillTint="33"/>
            <w:vAlign w:val="center"/>
          </w:tcPr>
          <w:p w14:paraId="1543283A" w14:textId="77777777" w:rsidR="0081247B" w:rsidRPr="00224C4A" w:rsidRDefault="0081247B" w:rsidP="001710FB">
            <w:pPr>
              <w:spacing w:before="20" w:after="20" w:line="240" w:lineRule="auto"/>
              <w:jc w:val="left"/>
              <w:rPr>
                <w:rFonts w:cs="Times New Roman"/>
                <w:b/>
                <w:sz w:val="22"/>
                <w:szCs w:val="22"/>
              </w:rPr>
            </w:pPr>
            <w:r w:rsidRPr="00224C4A">
              <w:rPr>
                <w:rFonts w:cs="Times New Roman"/>
                <w:b/>
                <w:sz w:val="22"/>
                <w:szCs w:val="22"/>
              </w:rPr>
              <w:t>Thành tựu nghiên cứu khoa học (5) (chọn 1 trong 3 trường hợp)</w:t>
            </w:r>
          </w:p>
        </w:tc>
      </w:tr>
      <w:tr w:rsidR="0081247B" w:rsidRPr="00224C4A" w14:paraId="657B8D22" w14:textId="77777777" w:rsidTr="001710FB">
        <w:tc>
          <w:tcPr>
            <w:tcW w:w="648" w:type="dxa"/>
            <w:shd w:val="clear" w:color="auto" w:fill="auto"/>
            <w:vAlign w:val="center"/>
          </w:tcPr>
          <w:p w14:paraId="3FC78897"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10a</w:t>
            </w:r>
          </w:p>
        </w:tc>
        <w:tc>
          <w:tcPr>
            <w:tcW w:w="6690" w:type="dxa"/>
            <w:shd w:val="clear" w:color="auto" w:fill="auto"/>
            <w:vAlign w:val="center"/>
          </w:tcPr>
          <w:p w14:paraId="64CFCDCA"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4" w:type="dxa"/>
            <w:gridSpan w:val="5"/>
            <w:shd w:val="clear" w:color="auto" w:fill="auto"/>
            <w:vAlign w:val="center"/>
          </w:tcPr>
          <w:p w14:paraId="13169C6C"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672D6088" w14:textId="77777777" w:rsidTr="001710FB">
        <w:tc>
          <w:tcPr>
            <w:tcW w:w="648" w:type="dxa"/>
            <w:shd w:val="clear" w:color="auto" w:fill="auto"/>
            <w:vAlign w:val="center"/>
          </w:tcPr>
          <w:p w14:paraId="4FE25081"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10b</w:t>
            </w:r>
          </w:p>
        </w:tc>
        <w:tc>
          <w:tcPr>
            <w:tcW w:w="6690" w:type="dxa"/>
            <w:shd w:val="clear" w:color="auto" w:fill="auto"/>
            <w:vAlign w:val="center"/>
          </w:tcPr>
          <w:p w14:paraId="38374812" w14:textId="77777777" w:rsidR="0081247B" w:rsidRPr="00224C4A" w:rsidRDefault="0081247B" w:rsidP="001710FB">
            <w:pPr>
              <w:spacing w:before="20" w:after="20" w:line="240" w:lineRule="auto"/>
              <w:rPr>
                <w:rFonts w:cs="Times New Roman"/>
                <w:color w:val="000000"/>
                <w:sz w:val="22"/>
                <w:szCs w:val="22"/>
              </w:rPr>
            </w:pPr>
            <w:r w:rsidRPr="00224C4A">
              <w:rPr>
                <w:rFonts w:cs="Times New Roman"/>
                <w:color w:val="000000"/>
                <w:sz w:val="22"/>
                <w:szCs w:val="22"/>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904" w:type="dxa"/>
            <w:gridSpan w:val="5"/>
            <w:shd w:val="clear" w:color="auto" w:fill="auto"/>
            <w:vAlign w:val="center"/>
          </w:tcPr>
          <w:p w14:paraId="3BD4A0E6"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r>
      <w:tr w:rsidR="0081247B" w:rsidRPr="00224C4A" w14:paraId="28D03B22" w14:textId="77777777" w:rsidTr="001710FB">
        <w:tc>
          <w:tcPr>
            <w:tcW w:w="648" w:type="dxa"/>
            <w:shd w:val="clear" w:color="auto" w:fill="auto"/>
            <w:vAlign w:val="center"/>
          </w:tcPr>
          <w:p w14:paraId="52DD3E76"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10c</w:t>
            </w:r>
          </w:p>
        </w:tc>
        <w:tc>
          <w:tcPr>
            <w:tcW w:w="6690" w:type="dxa"/>
            <w:shd w:val="clear" w:color="auto" w:fill="auto"/>
            <w:vAlign w:val="center"/>
          </w:tcPr>
          <w:p w14:paraId="0CB214C7" w14:textId="77777777" w:rsidR="0081247B" w:rsidRPr="00224C4A" w:rsidRDefault="0081247B" w:rsidP="001710FB">
            <w:pPr>
              <w:spacing w:before="20" w:after="20" w:line="240" w:lineRule="auto"/>
              <w:rPr>
                <w:rFonts w:cs="Times New Roman"/>
                <w:color w:val="000000"/>
                <w:sz w:val="22"/>
                <w:szCs w:val="22"/>
              </w:rPr>
            </w:pPr>
            <w:r>
              <w:rPr>
                <w:rFonts w:cs="Times New Roman"/>
                <w:color w:val="000000"/>
                <w:sz w:val="22"/>
                <w:szCs w:val="22"/>
              </w:rPr>
              <w:t xml:space="preserve">Không có thành </w:t>
            </w:r>
            <w:r w:rsidRPr="00224C4A">
              <w:rPr>
                <w:rFonts w:cs="Times New Roman"/>
                <w:color w:val="000000"/>
                <w:sz w:val="22"/>
                <w:szCs w:val="22"/>
              </w:rPr>
              <w:t>tích về nghiên cứu khoa học</w:t>
            </w:r>
          </w:p>
        </w:tc>
        <w:tc>
          <w:tcPr>
            <w:tcW w:w="1904" w:type="dxa"/>
            <w:gridSpan w:val="5"/>
            <w:shd w:val="clear" w:color="auto" w:fill="auto"/>
            <w:vAlign w:val="center"/>
          </w:tcPr>
          <w:p w14:paraId="26D3DCF4"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0</w:t>
            </w:r>
          </w:p>
        </w:tc>
      </w:tr>
      <w:tr w:rsidR="0081247B" w:rsidRPr="00224C4A" w14:paraId="3D61A9FE" w14:textId="77777777" w:rsidTr="001710FB">
        <w:trPr>
          <w:trHeight w:val="262"/>
        </w:trPr>
        <w:tc>
          <w:tcPr>
            <w:tcW w:w="7338" w:type="dxa"/>
            <w:gridSpan w:val="2"/>
            <w:shd w:val="clear" w:color="auto" w:fill="DAEEF3" w:themeFill="accent5" w:themeFillTint="33"/>
            <w:vAlign w:val="center"/>
          </w:tcPr>
          <w:p w14:paraId="57794D8F" w14:textId="77777777" w:rsidR="0081247B" w:rsidRPr="00224C4A" w:rsidRDefault="0081247B" w:rsidP="001710FB">
            <w:pPr>
              <w:spacing w:before="60" w:after="60" w:line="240" w:lineRule="auto"/>
              <w:jc w:val="left"/>
              <w:rPr>
                <w:rFonts w:cs="Times New Roman"/>
                <w:b/>
                <w:sz w:val="22"/>
                <w:szCs w:val="22"/>
              </w:rPr>
            </w:pPr>
            <w:r w:rsidRPr="00224C4A">
              <w:rPr>
                <w:rFonts w:cs="Times New Roman"/>
                <w:b/>
                <w:sz w:val="22"/>
                <w:szCs w:val="22"/>
              </w:rPr>
              <w:t>Điểm tổng</w:t>
            </w:r>
          </w:p>
        </w:tc>
        <w:tc>
          <w:tcPr>
            <w:tcW w:w="1904" w:type="dxa"/>
            <w:gridSpan w:val="5"/>
            <w:shd w:val="clear" w:color="auto" w:fill="DAEEF3" w:themeFill="accent5" w:themeFillTint="33"/>
            <w:vAlign w:val="center"/>
          </w:tcPr>
          <w:p w14:paraId="63A1485B" w14:textId="77777777" w:rsidR="0081247B" w:rsidRPr="00224C4A" w:rsidRDefault="0081247B" w:rsidP="001710FB">
            <w:pPr>
              <w:spacing w:before="60" w:after="60" w:line="240" w:lineRule="auto"/>
              <w:ind w:left="582"/>
              <w:jc w:val="center"/>
              <w:rPr>
                <w:rFonts w:cs="Times New Roman"/>
                <w:b/>
                <w:sz w:val="22"/>
                <w:szCs w:val="22"/>
              </w:rPr>
            </w:pPr>
            <w:r w:rsidRPr="00224C4A">
              <w:rPr>
                <w:rFonts w:cs="Times New Roman"/>
                <w:b/>
                <w:sz w:val="22"/>
                <w:szCs w:val="22"/>
              </w:rPr>
              <w:t>/50</w:t>
            </w:r>
          </w:p>
        </w:tc>
      </w:tr>
      <w:tr w:rsidR="0081247B" w:rsidRPr="00224C4A" w14:paraId="63C071E1" w14:textId="77777777" w:rsidTr="001710FB">
        <w:trPr>
          <w:trHeight w:val="136"/>
        </w:trPr>
        <w:tc>
          <w:tcPr>
            <w:tcW w:w="7338" w:type="dxa"/>
            <w:gridSpan w:val="2"/>
            <w:shd w:val="clear" w:color="auto" w:fill="DAEEF3" w:themeFill="accent5" w:themeFillTint="33"/>
            <w:vAlign w:val="center"/>
          </w:tcPr>
          <w:p w14:paraId="66C3546E" w14:textId="77777777" w:rsidR="0081247B" w:rsidRPr="00224C4A" w:rsidRDefault="0081247B" w:rsidP="001710FB">
            <w:pPr>
              <w:spacing w:before="60" w:after="60" w:line="240" w:lineRule="auto"/>
              <w:jc w:val="left"/>
              <w:rPr>
                <w:rFonts w:cs="Times New Roman"/>
                <w:b/>
                <w:sz w:val="22"/>
                <w:szCs w:val="22"/>
              </w:rPr>
            </w:pPr>
            <w:r w:rsidRPr="00224C4A">
              <w:rPr>
                <w:rFonts w:cs="Times New Roman"/>
                <w:b/>
                <w:sz w:val="22"/>
                <w:szCs w:val="22"/>
              </w:rPr>
              <w:t>Điểm tổng quy đổi về thang 10</w:t>
            </w:r>
          </w:p>
        </w:tc>
        <w:tc>
          <w:tcPr>
            <w:tcW w:w="1904" w:type="dxa"/>
            <w:gridSpan w:val="5"/>
            <w:shd w:val="clear" w:color="auto" w:fill="DAEEF3" w:themeFill="accent5" w:themeFillTint="33"/>
            <w:vAlign w:val="center"/>
          </w:tcPr>
          <w:p w14:paraId="6E8AF406" w14:textId="77777777" w:rsidR="0081247B" w:rsidRPr="00224C4A" w:rsidRDefault="0081247B" w:rsidP="001710FB">
            <w:pPr>
              <w:spacing w:before="60" w:after="60" w:line="240" w:lineRule="auto"/>
              <w:jc w:val="right"/>
              <w:rPr>
                <w:rFonts w:cs="Times New Roman"/>
                <w:b/>
                <w:sz w:val="22"/>
                <w:szCs w:val="22"/>
              </w:rPr>
            </w:pPr>
          </w:p>
        </w:tc>
      </w:tr>
    </w:tbl>
    <w:p w14:paraId="68DDAD90" w14:textId="77777777" w:rsidR="0081247B" w:rsidRPr="00C51B23" w:rsidRDefault="0081247B" w:rsidP="0081247B">
      <w:pPr>
        <w:spacing w:after="0" w:line="240" w:lineRule="auto"/>
        <w:rPr>
          <w:b/>
          <w:i/>
        </w:rPr>
      </w:pPr>
      <w:r w:rsidRPr="00C51B23">
        <w:rPr>
          <w:b/>
          <w:i/>
        </w:rPr>
        <w:t>Nhậ</w:t>
      </w:r>
      <w:r>
        <w:rPr>
          <w:b/>
          <w:i/>
        </w:rPr>
        <w:t>n xét khác của cán bộ phản biện</w:t>
      </w:r>
    </w:p>
    <w:p w14:paraId="1B584B93" w14:textId="77777777" w:rsidR="0081247B" w:rsidRDefault="0081247B" w:rsidP="0081247B">
      <w:pPr>
        <w:tabs>
          <w:tab w:val="left" w:leader="dot" w:pos="9000"/>
        </w:tabs>
        <w:spacing w:after="0" w:line="240" w:lineRule="auto"/>
      </w:pPr>
      <w:r>
        <w:lastRenderedPageBreak/>
        <w:tab/>
      </w:r>
    </w:p>
    <w:p w14:paraId="25580D36" w14:textId="77777777" w:rsidR="0081247B" w:rsidRDefault="0081247B" w:rsidP="0081247B">
      <w:pPr>
        <w:tabs>
          <w:tab w:val="left" w:leader="dot" w:pos="9000"/>
        </w:tabs>
        <w:spacing w:after="0" w:line="240" w:lineRule="auto"/>
      </w:pPr>
      <w:r>
        <w:tab/>
      </w:r>
    </w:p>
    <w:p w14:paraId="3DFF9D0B" w14:textId="77777777" w:rsidR="0081247B" w:rsidRDefault="0081247B" w:rsidP="0081247B">
      <w:pPr>
        <w:tabs>
          <w:tab w:val="left" w:leader="dot" w:pos="9000"/>
        </w:tabs>
        <w:spacing w:after="0" w:line="240" w:lineRule="auto"/>
      </w:pPr>
      <w:r>
        <w:tab/>
      </w:r>
    </w:p>
    <w:p w14:paraId="12389354" w14:textId="77777777" w:rsidR="0081247B" w:rsidRDefault="0081247B" w:rsidP="0081247B">
      <w:pPr>
        <w:tabs>
          <w:tab w:val="left" w:leader="dot" w:pos="9000"/>
        </w:tabs>
        <w:spacing w:after="0" w:line="240" w:lineRule="auto"/>
      </w:pPr>
      <w:r>
        <w:tab/>
      </w:r>
    </w:p>
    <w:p w14:paraId="1F78B950" w14:textId="77777777" w:rsidR="0081247B" w:rsidRDefault="0081247B" w:rsidP="0081247B">
      <w:pPr>
        <w:tabs>
          <w:tab w:val="left" w:leader="dot" w:pos="9000"/>
        </w:tabs>
        <w:spacing w:after="0" w:line="240" w:lineRule="auto"/>
      </w:pPr>
      <w:r>
        <w:tab/>
      </w:r>
    </w:p>
    <w:p w14:paraId="7569E396" w14:textId="77777777" w:rsidR="0081247B" w:rsidRDefault="0081247B" w:rsidP="0081247B">
      <w:pPr>
        <w:tabs>
          <w:tab w:val="left" w:leader="dot" w:pos="9000"/>
        </w:tabs>
        <w:spacing w:after="0" w:line="240" w:lineRule="auto"/>
      </w:pPr>
      <w:r>
        <w:tab/>
      </w:r>
    </w:p>
    <w:p w14:paraId="7A4CF42A" w14:textId="77777777" w:rsidR="0081247B" w:rsidRDefault="0081247B" w:rsidP="0081247B">
      <w:pPr>
        <w:tabs>
          <w:tab w:val="left" w:leader="dot" w:pos="9000"/>
        </w:tabs>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4544"/>
      </w:tblGrid>
      <w:tr w:rsidR="0081247B" w14:paraId="57D3C8CC" w14:textId="77777777" w:rsidTr="001710FB">
        <w:tc>
          <w:tcPr>
            <w:tcW w:w="4642" w:type="dxa"/>
          </w:tcPr>
          <w:p w14:paraId="753FE711" w14:textId="77777777" w:rsidR="0081247B" w:rsidRDefault="0081247B" w:rsidP="001710FB">
            <w:pPr>
              <w:spacing w:line="240" w:lineRule="auto"/>
            </w:pPr>
          </w:p>
        </w:tc>
        <w:tc>
          <w:tcPr>
            <w:tcW w:w="4643" w:type="dxa"/>
          </w:tcPr>
          <w:p w14:paraId="2F90621A" w14:textId="77777777" w:rsidR="0081247B" w:rsidRDefault="0081247B" w:rsidP="001710FB">
            <w:pPr>
              <w:spacing w:line="240" w:lineRule="auto"/>
              <w:jc w:val="center"/>
            </w:pPr>
            <w:r>
              <w:t>Ngày: … / … / 20…</w:t>
            </w:r>
          </w:p>
          <w:p w14:paraId="51103AB6" w14:textId="77777777" w:rsidR="0081247B" w:rsidRPr="00C368DE" w:rsidRDefault="0081247B" w:rsidP="001710FB">
            <w:pPr>
              <w:spacing w:line="240" w:lineRule="auto"/>
              <w:jc w:val="center"/>
              <w:rPr>
                <w:b/>
              </w:rPr>
            </w:pPr>
            <w:r w:rsidRPr="00C368DE">
              <w:rPr>
                <w:b/>
              </w:rPr>
              <w:t>Người nhận xét</w:t>
            </w:r>
          </w:p>
          <w:p w14:paraId="76A94BF4" w14:textId="77777777" w:rsidR="0081247B" w:rsidRDefault="0081247B" w:rsidP="001710FB">
            <w:pPr>
              <w:spacing w:line="240" w:lineRule="auto"/>
              <w:jc w:val="center"/>
            </w:pPr>
            <w:r w:rsidRPr="00C51B23">
              <w:t>(Ký và ghi rõ họ tên)</w:t>
            </w:r>
          </w:p>
        </w:tc>
      </w:tr>
    </w:tbl>
    <w:p w14:paraId="72CB2F5F" w14:textId="77777777" w:rsidR="0081247B" w:rsidRPr="004966FA" w:rsidRDefault="0081247B" w:rsidP="0081247B">
      <w:pPr>
        <w:spacing w:line="276" w:lineRule="auto"/>
        <w:jc w:val="left"/>
      </w:pPr>
    </w:p>
    <w:p w14:paraId="2887FF83" w14:textId="77E5339D" w:rsidR="0053539D" w:rsidRDefault="0053539D" w:rsidP="0053539D"/>
    <w:p w14:paraId="2EFA01A7" w14:textId="481E21A2" w:rsidR="0081247B" w:rsidRDefault="0081247B" w:rsidP="0053539D"/>
    <w:p w14:paraId="46FD2602" w14:textId="78A7F29D" w:rsidR="0081247B" w:rsidRDefault="0081247B" w:rsidP="0053539D"/>
    <w:p w14:paraId="5E1373B5" w14:textId="2B4ADE91" w:rsidR="0081247B" w:rsidRDefault="0081247B" w:rsidP="0053539D"/>
    <w:p w14:paraId="72492528" w14:textId="7B23707B" w:rsidR="0081247B" w:rsidRDefault="0081247B" w:rsidP="0053539D"/>
    <w:p w14:paraId="199F0FC1" w14:textId="062C1657" w:rsidR="0081247B" w:rsidRDefault="0081247B" w:rsidP="0053539D"/>
    <w:p w14:paraId="6461B60F" w14:textId="13924EF8" w:rsidR="0081247B" w:rsidRDefault="0081247B" w:rsidP="0053539D"/>
    <w:p w14:paraId="6EEC3AAF" w14:textId="77944D6C" w:rsidR="0081247B" w:rsidRDefault="0081247B" w:rsidP="0053539D"/>
    <w:p w14:paraId="0F6B2033" w14:textId="1BBEF0AA" w:rsidR="0081247B" w:rsidRDefault="0081247B" w:rsidP="0053539D"/>
    <w:p w14:paraId="07235CB6" w14:textId="72A8795F" w:rsidR="0081247B" w:rsidRDefault="0081247B" w:rsidP="0053539D"/>
    <w:p w14:paraId="444527C0" w14:textId="2C12BC81" w:rsidR="0081247B" w:rsidRDefault="0081247B" w:rsidP="0053539D"/>
    <w:p w14:paraId="65D66CD7" w14:textId="6E1A54FC" w:rsidR="0081247B" w:rsidRDefault="0081247B" w:rsidP="0053539D"/>
    <w:p w14:paraId="033B426F" w14:textId="099AF1BC" w:rsidR="0081247B" w:rsidRDefault="0081247B" w:rsidP="0053539D"/>
    <w:p w14:paraId="18387671" w14:textId="492488EB" w:rsidR="0081247B" w:rsidRDefault="0081247B" w:rsidP="0053539D"/>
    <w:p w14:paraId="19A57E3C" w14:textId="77777777" w:rsidR="0081247B" w:rsidRDefault="0081247B" w:rsidP="0053539D"/>
    <w:p w14:paraId="56114463" w14:textId="6F797AF4" w:rsidR="0081247B" w:rsidRDefault="0081247B" w:rsidP="0053539D"/>
    <w:p w14:paraId="400EF45C" w14:textId="77777777" w:rsidR="0081247B" w:rsidRPr="003728BD" w:rsidRDefault="0081247B" w:rsidP="0081247B">
      <w:pPr>
        <w:spacing w:after="0" w:line="276" w:lineRule="auto"/>
        <w:jc w:val="center"/>
        <w:rPr>
          <w:b/>
          <w:sz w:val="28"/>
          <w:szCs w:val="28"/>
        </w:rPr>
      </w:pPr>
      <w:r>
        <w:rPr>
          <w:b/>
          <w:sz w:val="28"/>
          <w:szCs w:val="28"/>
        </w:rPr>
        <w:lastRenderedPageBreak/>
        <w:t>ĐÁNH GIÁ QUYỂN ĐỒ ÁN TỐT NGHIỆP</w:t>
      </w:r>
    </w:p>
    <w:p w14:paraId="18C14816" w14:textId="77777777" w:rsidR="0081247B" w:rsidRDefault="0081247B" w:rsidP="0081247B">
      <w:pPr>
        <w:spacing w:after="0" w:line="240" w:lineRule="auto"/>
        <w:jc w:val="center"/>
        <w:rPr>
          <w:sz w:val="28"/>
          <w:szCs w:val="28"/>
        </w:rPr>
      </w:pPr>
      <w:r w:rsidRPr="00686263">
        <w:rPr>
          <w:sz w:val="28"/>
          <w:szCs w:val="28"/>
        </w:rPr>
        <w:t xml:space="preserve"> (Dùng cho cán bộ phản biện)</w:t>
      </w:r>
    </w:p>
    <w:p w14:paraId="49F74597" w14:textId="77777777" w:rsidR="0081247B" w:rsidRPr="00686263" w:rsidRDefault="0081247B" w:rsidP="0081247B">
      <w:pPr>
        <w:spacing w:after="0" w:line="240" w:lineRule="auto"/>
        <w:jc w:val="center"/>
        <w:rPr>
          <w:sz w:val="28"/>
          <w:szCs w:val="28"/>
        </w:rPr>
      </w:pPr>
    </w:p>
    <w:p w14:paraId="2E358447" w14:textId="77777777" w:rsidR="0081247B" w:rsidRPr="00B05CEE" w:rsidRDefault="0081247B" w:rsidP="0081247B">
      <w:pPr>
        <w:tabs>
          <w:tab w:val="left" w:leader="dot" w:pos="9000"/>
        </w:tabs>
        <w:spacing w:after="0" w:line="240" w:lineRule="auto"/>
      </w:pPr>
      <w:r w:rsidRPr="00B05CEE">
        <w:t>Giảng viên đánh giá:</w:t>
      </w:r>
      <w:r>
        <w:tab/>
      </w:r>
    </w:p>
    <w:p w14:paraId="56206A23" w14:textId="77777777" w:rsidR="0081247B" w:rsidRPr="00B05CEE" w:rsidRDefault="0081247B" w:rsidP="0081247B">
      <w:pPr>
        <w:tabs>
          <w:tab w:val="left" w:leader="dot" w:pos="5760"/>
          <w:tab w:val="left" w:leader="dot" w:pos="9000"/>
        </w:tabs>
        <w:spacing w:after="0" w:line="240" w:lineRule="auto"/>
      </w:pPr>
      <w:r w:rsidRPr="00B05CEE">
        <w:t xml:space="preserve">Họ và tên </w:t>
      </w:r>
      <w:r>
        <w:t>s</w:t>
      </w:r>
      <w:r w:rsidRPr="00B05CEE">
        <w:t>inh viên:</w:t>
      </w:r>
      <w:r>
        <w:tab/>
        <w:t xml:space="preserve"> </w:t>
      </w:r>
      <w:r w:rsidRPr="00B05CEE">
        <w:t>MSSV:</w:t>
      </w:r>
      <w:r>
        <w:tab/>
      </w:r>
    </w:p>
    <w:p w14:paraId="3494B275" w14:textId="77777777" w:rsidR="0081247B" w:rsidRDefault="0081247B" w:rsidP="0081247B">
      <w:pPr>
        <w:tabs>
          <w:tab w:val="left" w:leader="dot" w:pos="9000"/>
        </w:tabs>
        <w:spacing w:after="0" w:line="240" w:lineRule="auto"/>
      </w:pPr>
      <w:r w:rsidRPr="00B05CEE">
        <w:t>Tên đồ</w:t>
      </w:r>
      <w:r>
        <w:t xml:space="preserve"> án:</w:t>
      </w:r>
      <w:r>
        <w:tab/>
      </w:r>
    </w:p>
    <w:p w14:paraId="478F0201" w14:textId="77777777" w:rsidR="0081247B" w:rsidRDefault="0081247B" w:rsidP="0081247B">
      <w:pPr>
        <w:tabs>
          <w:tab w:val="left" w:leader="dot" w:pos="9000"/>
        </w:tabs>
        <w:spacing w:after="0" w:line="240" w:lineRule="auto"/>
      </w:pPr>
      <w:r>
        <w:tab/>
      </w:r>
    </w:p>
    <w:p w14:paraId="544CAF7D" w14:textId="77777777" w:rsidR="0081247B" w:rsidRPr="003C439F" w:rsidRDefault="0081247B" w:rsidP="0081247B">
      <w:pPr>
        <w:spacing w:after="0" w:line="240" w:lineRule="auto"/>
        <w:ind w:right="-334"/>
        <w:rPr>
          <w:b/>
        </w:rPr>
      </w:pPr>
      <w:r w:rsidRPr="003C439F">
        <w:rPr>
          <w:b/>
        </w:rPr>
        <w:t xml:space="preserve">Chọn các mức điểm phù hợp cho sinh viên trình bày theo các tiêu chí dưới đây: </w:t>
      </w:r>
    </w:p>
    <w:p w14:paraId="1CF5210F" w14:textId="77777777" w:rsidR="0081247B" w:rsidRPr="003C439F" w:rsidRDefault="0081247B" w:rsidP="0081247B">
      <w:pPr>
        <w:spacing w:before="0" w:after="180" w:line="240" w:lineRule="auto"/>
      </w:pPr>
      <w:r w:rsidRPr="003C439F">
        <w:t>Rất kém (1); Kém (2); Đạt (3); Giỏi (4); Xuất sắc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81247B" w:rsidRPr="00224C4A" w14:paraId="7E60B19E" w14:textId="77777777" w:rsidTr="001710FB">
        <w:tc>
          <w:tcPr>
            <w:tcW w:w="9242" w:type="dxa"/>
            <w:gridSpan w:val="7"/>
            <w:shd w:val="clear" w:color="auto" w:fill="DAEEF3" w:themeFill="accent5" w:themeFillTint="33"/>
            <w:vAlign w:val="center"/>
          </w:tcPr>
          <w:p w14:paraId="0301FD57" w14:textId="77777777" w:rsidR="0081247B" w:rsidRPr="00224C4A" w:rsidRDefault="0081247B" w:rsidP="001710FB">
            <w:pPr>
              <w:spacing w:before="20" w:after="20" w:line="240" w:lineRule="auto"/>
              <w:jc w:val="left"/>
              <w:rPr>
                <w:rFonts w:cs="Times New Roman"/>
                <w:b/>
                <w:sz w:val="22"/>
                <w:szCs w:val="22"/>
              </w:rPr>
            </w:pPr>
            <w:r w:rsidRPr="00224C4A">
              <w:rPr>
                <w:rFonts w:cs="Times New Roman"/>
                <w:b/>
                <w:sz w:val="22"/>
                <w:szCs w:val="22"/>
              </w:rPr>
              <w:t>Có sự kết hợp giữa lý thuyết và thực hành (20)</w:t>
            </w:r>
          </w:p>
        </w:tc>
      </w:tr>
      <w:tr w:rsidR="0081247B" w:rsidRPr="00224C4A" w14:paraId="7A1B5C11" w14:textId="77777777" w:rsidTr="001710FB">
        <w:tc>
          <w:tcPr>
            <w:tcW w:w="648" w:type="dxa"/>
            <w:shd w:val="clear" w:color="auto" w:fill="auto"/>
            <w:vAlign w:val="center"/>
          </w:tcPr>
          <w:p w14:paraId="5E8AF163"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1</w:t>
            </w:r>
          </w:p>
        </w:tc>
        <w:tc>
          <w:tcPr>
            <w:tcW w:w="6690" w:type="dxa"/>
            <w:shd w:val="clear" w:color="auto" w:fill="auto"/>
            <w:vAlign w:val="center"/>
          </w:tcPr>
          <w:p w14:paraId="135B3E9B"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2E7D7968"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1EA74DFF"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1367E07E"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131C05BD"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3514CD79"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34D881D4" w14:textId="77777777" w:rsidTr="001710FB">
        <w:tc>
          <w:tcPr>
            <w:tcW w:w="648" w:type="dxa"/>
            <w:shd w:val="clear" w:color="auto" w:fill="auto"/>
            <w:vAlign w:val="center"/>
          </w:tcPr>
          <w:p w14:paraId="06A7F276"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2</w:t>
            </w:r>
          </w:p>
        </w:tc>
        <w:tc>
          <w:tcPr>
            <w:tcW w:w="6690" w:type="dxa"/>
            <w:shd w:val="clear" w:color="auto" w:fill="auto"/>
            <w:vAlign w:val="center"/>
          </w:tcPr>
          <w:p w14:paraId="740D5D20"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Cập nhật kết quả nghiên cứu gần đây nhất (trong nước/quốc tế)</w:t>
            </w:r>
          </w:p>
        </w:tc>
        <w:tc>
          <w:tcPr>
            <w:tcW w:w="380" w:type="dxa"/>
            <w:shd w:val="clear" w:color="auto" w:fill="auto"/>
            <w:vAlign w:val="center"/>
          </w:tcPr>
          <w:p w14:paraId="3FBA80AC"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0E71DA0"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6D68667A"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59305120"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2DA52DBD"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212B5E3D" w14:textId="77777777" w:rsidTr="001710FB">
        <w:tc>
          <w:tcPr>
            <w:tcW w:w="648" w:type="dxa"/>
            <w:shd w:val="clear" w:color="auto" w:fill="auto"/>
            <w:vAlign w:val="center"/>
          </w:tcPr>
          <w:p w14:paraId="70F97782"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3</w:t>
            </w:r>
          </w:p>
        </w:tc>
        <w:tc>
          <w:tcPr>
            <w:tcW w:w="6690" w:type="dxa"/>
            <w:shd w:val="clear" w:color="auto" w:fill="auto"/>
            <w:vAlign w:val="center"/>
          </w:tcPr>
          <w:p w14:paraId="2D6A99BC"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 xml:space="preserve">Nêu rõ và chi tiết phương pháp nghiên cứu/giải quyết vấn đề </w:t>
            </w:r>
          </w:p>
        </w:tc>
        <w:tc>
          <w:tcPr>
            <w:tcW w:w="380" w:type="dxa"/>
            <w:shd w:val="clear" w:color="auto" w:fill="auto"/>
            <w:vAlign w:val="center"/>
          </w:tcPr>
          <w:p w14:paraId="6D987D2A"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0E06931F"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2D46BE3E"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0DFD09EC"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3F725B75"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3D0E6652" w14:textId="77777777" w:rsidTr="001710FB">
        <w:tc>
          <w:tcPr>
            <w:tcW w:w="648" w:type="dxa"/>
            <w:tcBorders>
              <w:bottom w:val="single" w:sz="4" w:space="0" w:color="auto"/>
            </w:tcBorders>
            <w:shd w:val="clear" w:color="auto" w:fill="auto"/>
            <w:vAlign w:val="center"/>
          </w:tcPr>
          <w:p w14:paraId="17CB0F9F"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4</w:t>
            </w:r>
          </w:p>
        </w:tc>
        <w:tc>
          <w:tcPr>
            <w:tcW w:w="6690" w:type="dxa"/>
            <w:tcBorders>
              <w:bottom w:val="single" w:sz="4" w:space="0" w:color="auto"/>
            </w:tcBorders>
            <w:shd w:val="clear" w:color="auto" w:fill="auto"/>
            <w:vAlign w:val="center"/>
          </w:tcPr>
          <w:p w14:paraId="642308D9"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Có kết quả mô phỏng/thưc nghiệm và trình bày rõ ràng kết quả đạt được</w:t>
            </w:r>
          </w:p>
        </w:tc>
        <w:tc>
          <w:tcPr>
            <w:tcW w:w="380" w:type="dxa"/>
            <w:tcBorders>
              <w:bottom w:val="single" w:sz="4" w:space="0" w:color="auto"/>
            </w:tcBorders>
            <w:shd w:val="clear" w:color="auto" w:fill="auto"/>
            <w:vAlign w:val="center"/>
          </w:tcPr>
          <w:p w14:paraId="2F174E9D"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2C2FB873"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3DC3DE55"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1E353275"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79DD623B"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5C25A75D" w14:textId="77777777" w:rsidTr="001710FB">
        <w:tc>
          <w:tcPr>
            <w:tcW w:w="9242" w:type="dxa"/>
            <w:gridSpan w:val="7"/>
            <w:shd w:val="clear" w:color="auto" w:fill="DAEEF3" w:themeFill="accent5" w:themeFillTint="33"/>
            <w:vAlign w:val="center"/>
          </w:tcPr>
          <w:p w14:paraId="6C783F6A" w14:textId="77777777" w:rsidR="0081247B" w:rsidRPr="00224C4A" w:rsidRDefault="0081247B" w:rsidP="001710FB">
            <w:pPr>
              <w:spacing w:before="20" w:after="20" w:line="240" w:lineRule="auto"/>
              <w:jc w:val="left"/>
              <w:rPr>
                <w:rFonts w:cs="Times New Roman"/>
                <w:b/>
                <w:sz w:val="22"/>
                <w:szCs w:val="22"/>
              </w:rPr>
            </w:pPr>
            <w:r w:rsidRPr="00224C4A">
              <w:rPr>
                <w:rFonts w:cs="Times New Roman"/>
                <w:b/>
                <w:sz w:val="22"/>
                <w:szCs w:val="22"/>
              </w:rPr>
              <w:t>Có khả năng phân tích và đánh giá kết quả</w:t>
            </w:r>
            <w:r>
              <w:rPr>
                <w:rFonts w:cs="Times New Roman"/>
                <w:b/>
                <w:sz w:val="22"/>
                <w:szCs w:val="22"/>
              </w:rPr>
              <w:t xml:space="preserve"> </w:t>
            </w:r>
            <w:r w:rsidRPr="00224C4A">
              <w:rPr>
                <w:rFonts w:cs="Times New Roman"/>
                <w:b/>
                <w:sz w:val="22"/>
                <w:szCs w:val="22"/>
              </w:rPr>
              <w:t>(15)</w:t>
            </w:r>
          </w:p>
        </w:tc>
      </w:tr>
      <w:tr w:rsidR="0081247B" w:rsidRPr="00224C4A" w14:paraId="120B79B0" w14:textId="77777777" w:rsidTr="001710FB">
        <w:tc>
          <w:tcPr>
            <w:tcW w:w="648" w:type="dxa"/>
            <w:shd w:val="clear" w:color="auto" w:fill="auto"/>
            <w:vAlign w:val="center"/>
          </w:tcPr>
          <w:p w14:paraId="2B927D51"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5</w:t>
            </w:r>
          </w:p>
        </w:tc>
        <w:tc>
          <w:tcPr>
            <w:tcW w:w="6690" w:type="dxa"/>
            <w:shd w:val="clear" w:color="auto" w:fill="auto"/>
            <w:vAlign w:val="center"/>
          </w:tcPr>
          <w:p w14:paraId="2DDE60CC"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473439D1"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399ADA3F"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04B37C21"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74ADBE46"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48697DCA"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4EA6637E" w14:textId="77777777" w:rsidTr="001710FB">
        <w:tc>
          <w:tcPr>
            <w:tcW w:w="648" w:type="dxa"/>
            <w:shd w:val="clear" w:color="auto" w:fill="auto"/>
            <w:vAlign w:val="center"/>
          </w:tcPr>
          <w:p w14:paraId="5D481D77"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6</w:t>
            </w:r>
          </w:p>
        </w:tc>
        <w:tc>
          <w:tcPr>
            <w:tcW w:w="6690" w:type="dxa"/>
            <w:shd w:val="clear" w:color="auto" w:fill="auto"/>
          </w:tcPr>
          <w:p w14:paraId="329F57D7"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Kết quả được trình bày một cách logic và dễ hiểu, tất cả kết quả đều được phân tích và đánh giá thỏa đáng.</w:t>
            </w:r>
          </w:p>
        </w:tc>
        <w:tc>
          <w:tcPr>
            <w:tcW w:w="380" w:type="dxa"/>
            <w:shd w:val="clear" w:color="auto" w:fill="auto"/>
            <w:vAlign w:val="center"/>
          </w:tcPr>
          <w:p w14:paraId="25F9A561"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54A3EA5"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3C5239ED"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398507D9"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3F8AE600"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6A026A83" w14:textId="77777777" w:rsidTr="001710FB">
        <w:tc>
          <w:tcPr>
            <w:tcW w:w="648" w:type="dxa"/>
            <w:tcBorders>
              <w:bottom w:val="single" w:sz="4" w:space="0" w:color="auto"/>
            </w:tcBorders>
            <w:shd w:val="clear" w:color="auto" w:fill="auto"/>
            <w:vAlign w:val="center"/>
          </w:tcPr>
          <w:p w14:paraId="6043BC47"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7</w:t>
            </w:r>
          </w:p>
        </w:tc>
        <w:tc>
          <w:tcPr>
            <w:tcW w:w="6690" w:type="dxa"/>
            <w:tcBorders>
              <w:bottom w:val="single" w:sz="4" w:space="0" w:color="auto"/>
            </w:tcBorders>
            <w:shd w:val="clear" w:color="auto" w:fill="auto"/>
            <w:vAlign w:val="center"/>
          </w:tcPr>
          <w:p w14:paraId="219AD207"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4B780F0A"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57E5CAD3"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25A2D27A"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72715348"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0094DD82"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6707ABE8" w14:textId="77777777" w:rsidTr="001710FB">
        <w:tc>
          <w:tcPr>
            <w:tcW w:w="9242" w:type="dxa"/>
            <w:gridSpan w:val="7"/>
            <w:shd w:val="clear" w:color="auto" w:fill="DAEEF3" w:themeFill="accent5" w:themeFillTint="33"/>
            <w:vAlign w:val="center"/>
          </w:tcPr>
          <w:p w14:paraId="79BD1CD2" w14:textId="77777777" w:rsidR="0081247B" w:rsidRPr="00224C4A" w:rsidRDefault="0081247B" w:rsidP="001710FB">
            <w:pPr>
              <w:spacing w:before="20" w:after="20" w:line="240" w:lineRule="auto"/>
              <w:jc w:val="left"/>
              <w:rPr>
                <w:rFonts w:cs="Times New Roman"/>
                <w:b/>
                <w:sz w:val="22"/>
                <w:szCs w:val="22"/>
              </w:rPr>
            </w:pPr>
            <w:r w:rsidRPr="00224C4A">
              <w:rPr>
                <w:rFonts w:cs="Times New Roman"/>
                <w:b/>
                <w:sz w:val="22"/>
                <w:szCs w:val="22"/>
              </w:rPr>
              <w:t>Kỹ năng viết</w:t>
            </w:r>
            <w:r>
              <w:rPr>
                <w:rFonts w:cs="Times New Roman"/>
                <w:b/>
                <w:sz w:val="22"/>
                <w:szCs w:val="22"/>
              </w:rPr>
              <w:t xml:space="preserve"> quyển đồ án</w:t>
            </w:r>
            <w:r w:rsidRPr="00224C4A">
              <w:rPr>
                <w:rFonts w:cs="Times New Roman"/>
                <w:b/>
                <w:sz w:val="22"/>
                <w:szCs w:val="22"/>
              </w:rPr>
              <w:t xml:space="preserve"> (10)</w:t>
            </w:r>
          </w:p>
        </w:tc>
      </w:tr>
      <w:tr w:rsidR="0081247B" w:rsidRPr="00224C4A" w14:paraId="207DBF93" w14:textId="77777777" w:rsidTr="001710FB">
        <w:tc>
          <w:tcPr>
            <w:tcW w:w="648" w:type="dxa"/>
            <w:shd w:val="clear" w:color="auto" w:fill="auto"/>
            <w:vAlign w:val="center"/>
          </w:tcPr>
          <w:p w14:paraId="2C5ADACB"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8</w:t>
            </w:r>
          </w:p>
        </w:tc>
        <w:tc>
          <w:tcPr>
            <w:tcW w:w="6690" w:type="dxa"/>
            <w:shd w:val="clear" w:color="auto" w:fill="auto"/>
            <w:vAlign w:val="center"/>
          </w:tcPr>
          <w:p w14:paraId="34886CB9"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80" w:type="dxa"/>
            <w:shd w:val="clear" w:color="auto" w:fill="auto"/>
            <w:vAlign w:val="center"/>
          </w:tcPr>
          <w:p w14:paraId="70BFB9EA"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064C3581"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34AD5421"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78814DA7"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138CED71"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0BAD97EF" w14:textId="77777777" w:rsidTr="001710FB">
        <w:tc>
          <w:tcPr>
            <w:tcW w:w="648" w:type="dxa"/>
            <w:shd w:val="clear" w:color="auto" w:fill="auto"/>
            <w:vAlign w:val="center"/>
          </w:tcPr>
          <w:p w14:paraId="132B34BC"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9</w:t>
            </w:r>
          </w:p>
        </w:tc>
        <w:tc>
          <w:tcPr>
            <w:tcW w:w="6690" w:type="dxa"/>
            <w:shd w:val="clear" w:color="auto" w:fill="auto"/>
            <w:vAlign w:val="center"/>
          </w:tcPr>
          <w:p w14:paraId="7B92CAF6"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Kỹ năng viết xuất sắc (cấu trúc câu chuẩn, văn phong khoa học, lập luận logic và có cơ sở, từ vựng sử dụng phù hợp v.v.)</w:t>
            </w:r>
          </w:p>
        </w:tc>
        <w:tc>
          <w:tcPr>
            <w:tcW w:w="380" w:type="dxa"/>
            <w:shd w:val="clear" w:color="auto" w:fill="auto"/>
            <w:vAlign w:val="center"/>
          </w:tcPr>
          <w:p w14:paraId="49814830"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FBB26FC"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49D391AD"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548864B3"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0F8C127A"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2A9E4F96" w14:textId="77777777" w:rsidTr="001710FB">
        <w:tc>
          <w:tcPr>
            <w:tcW w:w="9242" w:type="dxa"/>
            <w:gridSpan w:val="7"/>
            <w:shd w:val="clear" w:color="auto" w:fill="DAEEF3" w:themeFill="accent5" w:themeFillTint="33"/>
            <w:vAlign w:val="center"/>
          </w:tcPr>
          <w:p w14:paraId="1DAA557D" w14:textId="77777777" w:rsidR="0081247B" w:rsidRPr="00224C4A" w:rsidRDefault="0081247B" w:rsidP="001710FB">
            <w:pPr>
              <w:spacing w:before="20" w:after="20" w:line="240" w:lineRule="auto"/>
              <w:jc w:val="left"/>
              <w:rPr>
                <w:rFonts w:cs="Times New Roman"/>
                <w:b/>
                <w:sz w:val="22"/>
                <w:szCs w:val="22"/>
              </w:rPr>
            </w:pPr>
            <w:r w:rsidRPr="00224C4A">
              <w:rPr>
                <w:rFonts w:cs="Times New Roman"/>
                <w:b/>
                <w:sz w:val="22"/>
                <w:szCs w:val="22"/>
              </w:rPr>
              <w:t>Thành tựu nghiên cứu khoa học (5) (chọn 1 trong 3 trường hợp)</w:t>
            </w:r>
          </w:p>
        </w:tc>
      </w:tr>
      <w:tr w:rsidR="0081247B" w:rsidRPr="00224C4A" w14:paraId="39147E8C" w14:textId="77777777" w:rsidTr="001710FB">
        <w:tc>
          <w:tcPr>
            <w:tcW w:w="648" w:type="dxa"/>
            <w:shd w:val="clear" w:color="auto" w:fill="auto"/>
            <w:vAlign w:val="center"/>
          </w:tcPr>
          <w:p w14:paraId="166009A8"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10a</w:t>
            </w:r>
          </w:p>
        </w:tc>
        <w:tc>
          <w:tcPr>
            <w:tcW w:w="6690" w:type="dxa"/>
            <w:shd w:val="clear" w:color="auto" w:fill="auto"/>
            <w:vAlign w:val="center"/>
          </w:tcPr>
          <w:p w14:paraId="7D5F358A"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4" w:type="dxa"/>
            <w:gridSpan w:val="5"/>
            <w:shd w:val="clear" w:color="auto" w:fill="auto"/>
            <w:vAlign w:val="center"/>
          </w:tcPr>
          <w:p w14:paraId="4895E239"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3079F2FF" w14:textId="77777777" w:rsidTr="001710FB">
        <w:tc>
          <w:tcPr>
            <w:tcW w:w="648" w:type="dxa"/>
            <w:shd w:val="clear" w:color="auto" w:fill="auto"/>
            <w:vAlign w:val="center"/>
          </w:tcPr>
          <w:p w14:paraId="62479288"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10b</w:t>
            </w:r>
          </w:p>
        </w:tc>
        <w:tc>
          <w:tcPr>
            <w:tcW w:w="6690" w:type="dxa"/>
            <w:shd w:val="clear" w:color="auto" w:fill="auto"/>
            <w:vAlign w:val="center"/>
          </w:tcPr>
          <w:p w14:paraId="6ECD44CB" w14:textId="77777777" w:rsidR="0081247B" w:rsidRPr="00224C4A" w:rsidRDefault="0081247B" w:rsidP="001710FB">
            <w:pPr>
              <w:spacing w:before="20" w:after="20" w:line="240" w:lineRule="auto"/>
              <w:rPr>
                <w:rFonts w:cs="Times New Roman"/>
                <w:color w:val="000000"/>
                <w:sz w:val="22"/>
                <w:szCs w:val="22"/>
              </w:rPr>
            </w:pPr>
            <w:r w:rsidRPr="00224C4A">
              <w:rPr>
                <w:rFonts w:cs="Times New Roman"/>
                <w:color w:val="000000"/>
                <w:sz w:val="22"/>
                <w:szCs w:val="22"/>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904" w:type="dxa"/>
            <w:gridSpan w:val="5"/>
            <w:shd w:val="clear" w:color="auto" w:fill="auto"/>
            <w:vAlign w:val="center"/>
          </w:tcPr>
          <w:p w14:paraId="53D51455"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r>
      <w:tr w:rsidR="0081247B" w:rsidRPr="00224C4A" w14:paraId="11607A79" w14:textId="77777777" w:rsidTr="001710FB">
        <w:tc>
          <w:tcPr>
            <w:tcW w:w="648" w:type="dxa"/>
            <w:shd w:val="clear" w:color="auto" w:fill="auto"/>
            <w:vAlign w:val="center"/>
          </w:tcPr>
          <w:p w14:paraId="516BEC9D"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10c</w:t>
            </w:r>
          </w:p>
        </w:tc>
        <w:tc>
          <w:tcPr>
            <w:tcW w:w="6690" w:type="dxa"/>
            <w:shd w:val="clear" w:color="auto" w:fill="auto"/>
            <w:vAlign w:val="center"/>
          </w:tcPr>
          <w:p w14:paraId="346123EB" w14:textId="77777777" w:rsidR="0081247B" w:rsidRPr="00224C4A" w:rsidRDefault="0081247B" w:rsidP="001710FB">
            <w:pPr>
              <w:spacing w:before="20" w:after="20" w:line="240" w:lineRule="auto"/>
              <w:rPr>
                <w:rFonts w:cs="Times New Roman"/>
                <w:color w:val="000000"/>
                <w:sz w:val="22"/>
                <w:szCs w:val="22"/>
              </w:rPr>
            </w:pPr>
            <w:r>
              <w:rPr>
                <w:rFonts w:cs="Times New Roman"/>
                <w:color w:val="000000"/>
                <w:sz w:val="22"/>
                <w:szCs w:val="22"/>
              </w:rPr>
              <w:t xml:space="preserve">Không có thành </w:t>
            </w:r>
            <w:r w:rsidRPr="00224C4A">
              <w:rPr>
                <w:rFonts w:cs="Times New Roman"/>
                <w:color w:val="000000"/>
                <w:sz w:val="22"/>
                <w:szCs w:val="22"/>
              </w:rPr>
              <w:t>tích về nghiên cứu khoa học</w:t>
            </w:r>
          </w:p>
        </w:tc>
        <w:tc>
          <w:tcPr>
            <w:tcW w:w="1904" w:type="dxa"/>
            <w:gridSpan w:val="5"/>
            <w:shd w:val="clear" w:color="auto" w:fill="auto"/>
            <w:vAlign w:val="center"/>
          </w:tcPr>
          <w:p w14:paraId="0DABC2E5"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0</w:t>
            </w:r>
          </w:p>
        </w:tc>
      </w:tr>
      <w:tr w:rsidR="0081247B" w:rsidRPr="00224C4A" w14:paraId="4244C196" w14:textId="77777777" w:rsidTr="001710FB">
        <w:trPr>
          <w:trHeight w:val="262"/>
        </w:trPr>
        <w:tc>
          <w:tcPr>
            <w:tcW w:w="7338" w:type="dxa"/>
            <w:gridSpan w:val="2"/>
            <w:shd w:val="clear" w:color="auto" w:fill="DAEEF3" w:themeFill="accent5" w:themeFillTint="33"/>
            <w:vAlign w:val="center"/>
          </w:tcPr>
          <w:p w14:paraId="3D473F09" w14:textId="77777777" w:rsidR="0081247B" w:rsidRPr="00224C4A" w:rsidRDefault="0081247B" w:rsidP="001710FB">
            <w:pPr>
              <w:spacing w:before="60" w:after="60" w:line="240" w:lineRule="auto"/>
              <w:jc w:val="left"/>
              <w:rPr>
                <w:rFonts w:cs="Times New Roman"/>
                <w:b/>
                <w:sz w:val="22"/>
                <w:szCs w:val="22"/>
              </w:rPr>
            </w:pPr>
            <w:r w:rsidRPr="00224C4A">
              <w:rPr>
                <w:rFonts w:cs="Times New Roman"/>
                <w:b/>
                <w:sz w:val="22"/>
                <w:szCs w:val="22"/>
              </w:rPr>
              <w:t>Điểm tổng</w:t>
            </w:r>
          </w:p>
        </w:tc>
        <w:tc>
          <w:tcPr>
            <w:tcW w:w="1904" w:type="dxa"/>
            <w:gridSpan w:val="5"/>
            <w:shd w:val="clear" w:color="auto" w:fill="DAEEF3" w:themeFill="accent5" w:themeFillTint="33"/>
            <w:vAlign w:val="center"/>
          </w:tcPr>
          <w:p w14:paraId="714A1641" w14:textId="77777777" w:rsidR="0081247B" w:rsidRPr="00224C4A" w:rsidRDefault="0081247B" w:rsidP="001710FB">
            <w:pPr>
              <w:spacing w:before="60" w:after="60" w:line="240" w:lineRule="auto"/>
              <w:ind w:left="582"/>
              <w:jc w:val="center"/>
              <w:rPr>
                <w:rFonts w:cs="Times New Roman"/>
                <w:b/>
                <w:sz w:val="22"/>
                <w:szCs w:val="22"/>
              </w:rPr>
            </w:pPr>
            <w:r w:rsidRPr="00224C4A">
              <w:rPr>
                <w:rFonts w:cs="Times New Roman"/>
                <w:b/>
                <w:sz w:val="22"/>
                <w:szCs w:val="22"/>
              </w:rPr>
              <w:t>/50</w:t>
            </w:r>
          </w:p>
        </w:tc>
      </w:tr>
      <w:tr w:rsidR="0081247B" w:rsidRPr="00224C4A" w14:paraId="6B774E4B" w14:textId="77777777" w:rsidTr="001710FB">
        <w:trPr>
          <w:trHeight w:val="136"/>
        </w:trPr>
        <w:tc>
          <w:tcPr>
            <w:tcW w:w="7338" w:type="dxa"/>
            <w:gridSpan w:val="2"/>
            <w:shd w:val="clear" w:color="auto" w:fill="DAEEF3" w:themeFill="accent5" w:themeFillTint="33"/>
            <w:vAlign w:val="center"/>
          </w:tcPr>
          <w:p w14:paraId="62C368A3" w14:textId="77777777" w:rsidR="0081247B" w:rsidRPr="00224C4A" w:rsidRDefault="0081247B" w:rsidP="001710FB">
            <w:pPr>
              <w:spacing w:before="60" w:after="60" w:line="240" w:lineRule="auto"/>
              <w:jc w:val="left"/>
              <w:rPr>
                <w:rFonts w:cs="Times New Roman"/>
                <w:b/>
                <w:sz w:val="22"/>
                <w:szCs w:val="22"/>
              </w:rPr>
            </w:pPr>
            <w:r w:rsidRPr="00224C4A">
              <w:rPr>
                <w:rFonts w:cs="Times New Roman"/>
                <w:b/>
                <w:sz w:val="22"/>
                <w:szCs w:val="22"/>
              </w:rPr>
              <w:t>Điểm tổng quy đổi về thang 10</w:t>
            </w:r>
          </w:p>
        </w:tc>
        <w:tc>
          <w:tcPr>
            <w:tcW w:w="1904" w:type="dxa"/>
            <w:gridSpan w:val="5"/>
            <w:shd w:val="clear" w:color="auto" w:fill="DAEEF3" w:themeFill="accent5" w:themeFillTint="33"/>
            <w:vAlign w:val="center"/>
          </w:tcPr>
          <w:p w14:paraId="7D922A8D" w14:textId="77777777" w:rsidR="0081247B" w:rsidRPr="00224C4A" w:rsidRDefault="0081247B" w:rsidP="001710FB">
            <w:pPr>
              <w:spacing w:before="60" w:after="60" w:line="240" w:lineRule="auto"/>
              <w:jc w:val="right"/>
              <w:rPr>
                <w:rFonts w:cs="Times New Roman"/>
                <w:b/>
                <w:sz w:val="22"/>
                <w:szCs w:val="22"/>
              </w:rPr>
            </w:pPr>
          </w:p>
        </w:tc>
      </w:tr>
    </w:tbl>
    <w:p w14:paraId="5B0382D0" w14:textId="77777777" w:rsidR="0081247B" w:rsidRPr="00C51B23" w:rsidRDefault="0081247B" w:rsidP="0081247B">
      <w:pPr>
        <w:spacing w:after="0" w:line="240" w:lineRule="auto"/>
        <w:rPr>
          <w:b/>
          <w:i/>
        </w:rPr>
      </w:pPr>
      <w:r w:rsidRPr="00C51B23">
        <w:rPr>
          <w:b/>
          <w:i/>
        </w:rPr>
        <w:t>Nhậ</w:t>
      </w:r>
      <w:r>
        <w:rPr>
          <w:b/>
          <w:i/>
        </w:rPr>
        <w:t>n xét khác của cán bộ phản biện</w:t>
      </w:r>
    </w:p>
    <w:p w14:paraId="30BE513C" w14:textId="77777777" w:rsidR="0081247B" w:rsidRDefault="0081247B" w:rsidP="0081247B">
      <w:pPr>
        <w:tabs>
          <w:tab w:val="left" w:leader="dot" w:pos="9000"/>
        </w:tabs>
        <w:spacing w:after="0" w:line="240" w:lineRule="auto"/>
      </w:pPr>
      <w:r>
        <w:lastRenderedPageBreak/>
        <w:tab/>
      </w:r>
    </w:p>
    <w:p w14:paraId="103F4550" w14:textId="77777777" w:rsidR="0081247B" w:rsidRDefault="0081247B" w:rsidP="0081247B">
      <w:pPr>
        <w:tabs>
          <w:tab w:val="left" w:leader="dot" w:pos="9000"/>
        </w:tabs>
        <w:spacing w:after="0" w:line="240" w:lineRule="auto"/>
      </w:pPr>
      <w:r>
        <w:tab/>
      </w:r>
    </w:p>
    <w:p w14:paraId="6652D1B9" w14:textId="77777777" w:rsidR="0081247B" w:rsidRDefault="0081247B" w:rsidP="0081247B">
      <w:pPr>
        <w:tabs>
          <w:tab w:val="left" w:leader="dot" w:pos="9000"/>
        </w:tabs>
        <w:spacing w:after="0" w:line="240" w:lineRule="auto"/>
      </w:pPr>
      <w:r>
        <w:tab/>
      </w:r>
    </w:p>
    <w:p w14:paraId="124480E0" w14:textId="77777777" w:rsidR="0081247B" w:rsidRDefault="0081247B" w:rsidP="0081247B">
      <w:pPr>
        <w:tabs>
          <w:tab w:val="left" w:leader="dot" w:pos="9000"/>
        </w:tabs>
        <w:spacing w:after="0" w:line="240" w:lineRule="auto"/>
      </w:pPr>
      <w:r>
        <w:tab/>
      </w:r>
    </w:p>
    <w:p w14:paraId="6910BC9B" w14:textId="77777777" w:rsidR="0081247B" w:rsidRDefault="0081247B" w:rsidP="0081247B">
      <w:pPr>
        <w:tabs>
          <w:tab w:val="left" w:leader="dot" w:pos="9000"/>
        </w:tabs>
        <w:spacing w:after="0" w:line="240" w:lineRule="auto"/>
      </w:pPr>
      <w:r>
        <w:tab/>
      </w:r>
    </w:p>
    <w:p w14:paraId="42207F18" w14:textId="77777777" w:rsidR="0081247B" w:rsidRDefault="0081247B" w:rsidP="0081247B">
      <w:pPr>
        <w:tabs>
          <w:tab w:val="left" w:leader="dot" w:pos="9000"/>
        </w:tabs>
        <w:spacing w:after="0" w:line="240" w:lineRule="auto"/>
      </w:pPr>
      <w:r>
        <w:tab/>
      </w:r>
    </w:p>
    <w:p w14:paraId="73B88E10" w14:textId="77777777" w:rsidR="0081247B" w:rsidRDefault="0081247B" w:rsidP="0081247B">
      <w:pPr>
        <w:tabs>
          <w:tab w:val="left" w:leader="dot" w:pos="9000"/>
        </w:tabs>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4544"/>
      </w:tblGrid>
      <w:tr w:rsidR="0081247B" w14:paraId="41EBEC3A" w14:textId="77777777" w:rsidTr="001710FB">
        <w:tc>
          <w:tcPr>
            <w:tcW w:w="4642" w:type="dxa"/>
          </w:tcPr>
          <w:p w14:paraId="0A2EED8F" w14:textId="77777777" w:rsidR="0081247B" w:rsidRDefault="0081247B" w:rsidP="001710FB">
            <w:pPr>
              <w:spacing w:line="240" w:lineRule="auto"/>
            </w:pPr>
          </w:p>
        </w:tc>
        <w:tc>
          <w:tcPr>
            <w:tcW w:w="4643" w:type="dxa"/>
          </w:tcPr>
          <w:p w14:paraId="455C303C" w14:textId="77777777" w:rsidR="0081247B" w:rsidRDefault="0081247B" w:rsidP="001710FB">
            <w:pPr>
              <w:spacing w:line="240" w:lineRule="auto"/>
              <w:jc w:val="center"/>
            </w:pPr>
            <w:r>
              <w:t>Ngày: … / … / 20…</w:t>
            </w:r>
          </w:p>
          <w:p w14:paraId="7CB34ADB" w14:textId="77777777" w:rsidR="0081247B" w:rsidRPr="00C368DE" w:rsidRDefault="0081247B" w:rsidP="001710FB">
            <w:pPr>
              <w:spacing w:line="240" w:lineRule="auto"/>
              <w:jc w:val="center"/>
              <w:rPr>
                <w:b/>
              </w:rPr>
            </w:pPr>
            <w:r w:rsidRPr="00C368DE">
              <w:rPr>
                <w:b/>
              </w:rPr>
              <w:t>Người nhận xét</w:t>
            </w:r>
          </w:p>
          <w:p w14:paraId="054BA454" w14:textId="77777777" w:rsidR="0081247B" w:rsidRDefault="0081247B" w:rsidP="001710FB">
            <w:pPr>
              <w:spacing w:line="240" w:lineRule="auto"/>
              <w:jc w:val="center"/>
            </w:pPr>
            <w:r w:rsidRPr="00C51B23">
              <w:t>(Ký và ghi rõ họ tên)</w:t>
            </w:r>
          </w:p>
        </w:tc>
      </w:tr>
    </w:tbl>
    <w:p w14:paraId="1BB595AB" w14:textId="77777777" w:rsidR="0081247B" w:rsidRDefault="0081247B" w:rsidP="0081247B"/>
    <w:p w14:paraId="269E249B" w14:textId="77777777" w:rsidR="0081247B" w:rsidRDefault="0081247B" w:rsidP="0081247B"/>
    <w:p w14:paraId="3E2F4AA5" w14:textId="77777777" w:rsidR="0081247B" w:rsidRDefault="0081247B" w:rsidP="0081247B"/>
    <w:p w14:paraId="7ACB1BFC" w14:textId="3A893F2B" w:rsidR="0081247B" w:rsidRDefault="0081247B" w:rsidP="0081247B"/>
    <w:p w14:paraId="3E491CA1" w14:textId="15DC1552" w:rsidR="0081247B" w:rsidRDefault="0081247B" w:rsidP="0081247B"/>
    <w:p w14:paraId="372AB38C" w14:textId="7C36C3A5" w:rsidR="0081247B" w:rsidRDefault="0081247B" w:rsidP="0081247B"/>
    <w:p w14:paraId="5BFC7D36" w14:textId="005C6C98" w:rsidR="0081247B" w:rsidRDefault="0081247B" w:rsidP="0081247B"/>
    <w:p w14:paraId="74BEACE0" w14:textId="51FB0D47" w:rsidR="0081247B" w:rsidRDefault="0081247B" w:rsidP="0081247B"/>
    <w:p w14:paraId="2739476B" w14:textId="5B75998E" w:rsidR="0081247B" w:rsidRDefault="0081247B" w:rsidP="0081247B"/>
    <w:p w14:paraId="4990B394" w14:textId="673383C0" w:rsidR="0081247B" w:rsidRDefault="0081247B" w:rsidP="0081247B"/>
    <w:p w14:paraId="3E524B58" w14:textId="76214CB3" w:rsidR="0081247B" w:rsidRDefault="0081247B" w:rsidP="0081247B"/>
    <w:p w14:paraId="76887825" w14:textId="6C760CDD" w:rsidR="0081247B" w:rsidRDefault="0081247B" w:rsidP="0081247B"/>
    <w:p w14:paraId="07D86A02" w14:textId="14677B9D" w:rsidR="0081247B" w:rsidRDefault="0081247B" w:rsidP="0081247B"/>
    <w:p w14:paraId="60FDE1F1" w14:textId="06D1C554" w:rsidR="0081247B" w:rsidRDefault="0081247B" w:rsidP="0081247B"/>
    <w:p w14:paraId="388BD4C6" w14:textId="676E7EAD" w:rsidR="0081247B" w:rsidRDefault="0081247B" w:rsidP="0081247B"/>
    <w:p w14:paraId="14FEAF62" w14:textId="77777777" w:rsidR="0081247B" w:rsidRPr="0081247B" w:rsidRDefault="0081247B" w:rsidP="0081247B"/>
    <w:p w14:paraId="4F2D93A2" w14:textId="4FCCB1BA" w:rsidR="00E7754F" w:rsidRPr="00D45A66" w:rsidRDefault="00AF79CD" w:rsidP="0081247B">
      <w:pPr>
        <w:pStyle w:val="Heading1"/>
        <w:numPr>
          <w:ilvl w:val="0"/>
          <w:numId w:val="0"/>
        </w:numPr>
      </w:pPr>
      <w:bookmarkStart w:id="0" w:name="_Toc110206835"/>
      <w:r w:rsidRPr="00D45A66">
        <w:lastRenderedPageBreak/>
        <w:t>LỜI NÓI ĐẦU</w:t>
      </w:r>
      <w:bookmarkEnd w:id="0"/>
    </w:p>
    <w:p w14:paraId="396383B7" w14:textId="6A91AC6C" w:rsidR="0070099A" w:rsidRDefault="0053539D" w:rsidP="004F65F8">
      <w:pPr>
        <w:ind w:firstLine="720"/>
      </w:pPr>
      <w:r w:rsidRPr="0040236C">
        <w:t>Theo báo cáo năm 2018 của Cơ quan năng lượng quốc tế (IEA), giao thông vận tải đóng góp 24.34% lượng khí thải carbon mỗi năm. Xét riêng lĩnh vực giao thông vận tải, các loại ô tô hạng nhẹ, ô tô tải và ô tô bus lần lượt chiếm 44%, 27% và 6% lượng khí thải carbon mỗi năm.</w:t>
      </w:r>
      <w:r w:rsidR="004F65F8">
        <w:t xml:space="preserve"> </w:t>
      </w:r>
      <w:r w:rsidRPr="0040236C">
        <w:t>Ở Việt Nam, tại thành phố Hà Nội và thành phố Hồ Chí Minh là nơi bị ô nhiễm không khí nặng nhất của cả nước, có nhiều thời điểm bụi mịn (PM 2.5) bao phủ cả bầu trời làm hạn chế tầm nhìn, ảnh hưởng rất lớn đến sức khỏe của người dân.</w:t>
      </w:r>
      <w:r>
        <w:t xml:space="preserve"> </w:t>
      </w:r>
      <w:r w:rsidR="00187AB4">
        <w:t xml:space="preserve">Giảm thiểu sử dụng các phương tiện cá nhân có xả thải ra mỗi trường đang </w:t>
      </w:r>
      <w:r w:rsidR="001436C8">
        <w:t>là</w:t>
      </w:r>
      <w:r w:rsidR="00187AB4">
        <w:t xml:space="preserve"> một giải pháp tốt </w:t>
      </w:r>
      <w:r w:rsidR="001436C8">
        <w:t>không chỉ về vấn đề môi trường mà còn giải quyết được tình trạng tắc đường tại các thành phố lớn.</w:t>
      </w:r>
    </w:p>
    <w:p w14:paraId="1A83C65D" w14:textId="10988936" w:rsidR="0053539D" w:rsidRPr="0040236C" w:rsidRDefault="0070099A" w:rsidP="004F65F8">
      <w:pPr>
        <w:ind w:firstLine="720"/>
      </w:pPr>
      <w:r>
        <w:t xml:space="preserve">Đạp xe để đi làm là một sự lựa chọn vừa tiết kiệm hơn so với phương tiện dùng nhiên liệu, vừa rèn luyện được sức khoẻ. </w:t>
      </w:r>
      <w:r w:rsidR="00187AB4">
        <w:t xml:space="preserve">Xe đạp </w:t>
      </w:r>
      <w:r>
        <w:t xml:space="preserve">cũng </w:t>
      </w:r>
      <w:r w:rsidR="00187AB4">
        <w:t>là một phương tiện tốt để giảm được tình trạng kẹt xe tại các con đường trung tâm giờ tan tầm. Ngoài ra đ</w:t>
      </w:r>
      <w:r w:rsidR="0053539D" w:rsidRPr="0040236C">
        <w:t>ạp xe</w:t>
      </w:r>
      <w:r w:rsidR="00187AB4">
        <w:t xml:space="preserve"> còn để</w:t>
      </w:r>
      <w:r w:rsidR="0053539D" w:rsidRPr="0040236C">
        <w:t xml:space="preserve"> thư giãn, rèn luyện sức khỏe. Nhiều câu lạc bộ, hội nhóm mê xe đạp thể thao được thành lập nhằm kết nối những người có cùng đam mê, sở thích</w:t>
      </w:r>
      <w:r w:rsidR="00187AB4">
        <w:t>,</w:t>
      </w:r>
      <w:r w:rsidR="0053539D" w:rsidRPr="0040236C">
        <w:t xml:space="preserve"> qua đó tổ chức các buổi gặp gỡ và giao lưu bằng xe đạp thể thao, trải nghiệm những cung đường mới lạ.</w:t>
      </w:r>
      <w:r>
        <w:t xml:space="preserve"> </w:t>
      </w:r>
      <w:r w:rsidR="0053539D" w:rsidRPr="0040236C">
        <w:t xml:space="preserve">Đạp xe đúng cách giúp xây dựng cơ bắp và xương chắc khỏe, tốt cho tim mạch, tốt cho trí não, … Sau một ngày dài với đủ thứ công việc bộn bề, 30 phút đạp xe sẽ là khoảng thời gian quý giá cho cơ thể được thư giãn và phục hồi. </w:t>
      </w:r>
    </w:p>
    <w:p w14:paraId="3F6E53CE" w14:textId="77777777" w:rsidR="004F65F8" w:rsidRDefault="0053539D" w:rsidP="004F65F8">
      <w:pPr>
        <w:ind w:firstLine="720"/>
      </w:pPr>
      <w:r w:rsidRPr="0040236C">
        <w:t>Tuy nhiên, không phải ai cũng sẽ sở hữu 1 chiếc xe cho riêng mình vì họ không có thói quen sử dụng hàng ngày, đôi khi chỉ ngẫu hứng muốn đạp xe ngắm phố phường</w:t>
      </w:r>
      <w:r w:rsidR="0070099A">
        <w:t xml:space="preserve"> hay còn là do giá để mua một chiếc xe đạp mới không phải là rẻ</w:t>
      </w:r>
      <w:r w:rsidRPr="0040236C">
        <w:t xml:space="preserve">. Vì vậy, dịch vụ cho thuê xe đạp theo giờ ngày càng trở nên phổ biến và thu hút rất nhiều sự quan tâm. </w:t>
      </w:r>
      <w:r w:rsidR="0070099A">
        <w:t xml:space="preserve">Dù vậy nhưng không phải ai cũng biết được địa chỉ của các quán cho thuê xe đạp và liệu địa chỉ đang muốn đến thuê xe còn có đang còn xe để cho thuê không. </w:t>
      </w:r>
      <w:r w:rsidRPr="0040236C">
        <w:t>Khi thuê xe</w:t>
      </w:r>
      <w:r w:rsidR="0070099A">
        <w:t xml:space="preserve"> thì cần nộp tiền trước và nộp chứng mình thư hoặc giấy tờ các nhân có thể làm chứng. Giá tiền thuê xe bị đẩy lên cao do luôn cần người túc trực để bàn giao xe hay là nhận lại xe.</w:t>
      </w:r>
      <w:r w:rsidR="004F65F8">
        <w:t xml:space="preserve"> </w:t>
      </w:r>
    </w:p>
    <w:p w14:paraId="4C5DA98A" w14:textId="1ECB8011" w:rsidR="0053539D" w:rsidRPr="0070099A" w:rsidRDefault="0053539D" w:rsidP="004F65F8">
      <w:pPr>
        <w:ind w:firstLine="720"/>
      </w:pPr>
      <w:r w:rsidRPr="0070099A">
        <w:t>Việc thuê xe sẽ dễ dàng và nhanh chóng hơn trong thời đại phát triển công nghệ số 4.0 như hiện nay khi chỉ cần một chiếc Smartphone. Nhận thấy việc dùng điện thoại thông minh để</w:t>
      </w:r>
      <w:r w:rsidR="0070099A" w:rsidRPr="0070099A">
        <w:t xml:space="preserve"> tìm địa điểm</w:t>
      </w:r>
      <w:r w:rsidRPr="0070099A">
        <w:t xml:space="preserve"> thuê xe cũng như </w:t>
      </w:r>
      <w:r w:rsidR="0070099A" w:rsidRPr="0070099A">
        <w:t>thành toán</w:t>
      </w:r>
      <w:r w:rsidRPr="0070099A">
        <w:t xml:space="preserve"> là một biện pháp thông minh</w:t>
      </w:r>
      <w:r w:rsidR="0070099A" w:rsidRPr="0070099A">
        <w:t xml:space="preserve">, </w:t>
      </w:r>
      <w:r w:rsidR="0070099A" w:rsidRPr="0070099A">
        <w:lastRenderedPageBreak/>
        <w:t>tiết kiệm được chi phí và thời gian</w:t>
      </w:r>
      <w:r w:rsidRPr="0070099A">
        <w:t xml:space="preserve"> so với việc thuê xe truyền thống nên em đã lựa chọn xây </w:t>
      </w:r>
      <w:r w:rsidR="0070099A" w:rsidRPr="0070099A">
        <w:t xml:space="preserve">dựng “hệ thống cho thuê – chia sẻ xe đạp công cộng” để nghiên cứu trong Đồ Án Tốt Nghiệp của mình. </w:t>
      </w:r>
      <w:r w:rsidR="0070099A">
        <w:t xml:space="preserve">Hệ thống cần phải đáp ứng được khả năng </w:t>
      </w:r>
      <w:ins w:id="1" w:author="Phung Thi Kieu Ha" w:date="2022-08-02T13:01:00Z">
        <w:r w:rsidR="004F15C9">
          <w:t xml:space="preserve">giao </w:t>
        </w:r>
      </w:ins>
      <w:r w:rsidR="0070099A">
        <w:t xml:space="preserve">tiếp giữa thiết bị khoá thông mình trên xe đạp và server, giữa server và mobile app. Việc truyền tải thông tin giữa khoá và server được thực hiện bằng giao thức MQTT </w:t>
      </w:r>
      <w:r w:rsidR="0070099A" w:rsidRPr="0070099A">
        <w:t>(Message Queuing Telemetry Transport)</w:t>
      </w:r>
      <w:r w:rsidR="0070099A">
        <w:t>.  Giao tiếp giữa server và mobile app được thực hiện bằng giao thức HTTP</w:t>
      </w:r>
      <w:r w:rsidR="0070099A" w:rsidRPr="0070099A">
        <w:t xml:space="preserve"> </w:t>
      </w:r>
      <w:r w:rsidR="007D4452" w:rsidRPr="0070099A">
        <w:t>(HyperText Transfer Protocol)</w:t>
      </w:r>
      <w:r w:rsidR="007D4452">
        <w:t xml:space="preserve"> kết hợp giao thức </w:t>
      </w:r>
      <w:r w:rsidR="007D4452" w:rsidRPr="0070099A">
        <w:t>WebSocket</w:t>
      </w:r>
      <w:r w:rsidR="00C60295">
        <w:t>.</w:t>
      </w:r>
      <w:r w:rsidR="0070099A">
        <w:t xml:space="preserve"> </w:t>
      </w:r>
      <w:r w:rsidR="0070099A" w:rsidRPr="0070099A">
        <w:t xml:space="preserve">Với kết quả này, em hy vọng sẽ mang lại một giải pháp </w:t>
      </w:r>
      <w:r w:rsidR="0070099A">
        <w:t>tốt</w:t>
      </w:r>
      <w:r w:rsidR="0070099A" w:rsidRPr="0070099A">
        <w:t xml:space="preserve"> cho bài toán </w:t>
      </w:r>
      <w:r w:rsidR="0070099A">
        <w:t>thuê – chia sẻ xe đạp</w:t>
      </w:r>
      <w:r w:rsidR="0070099A" w:rsidRPr="0070099A">
        <w:t xml:space="preserve"> </w:t>
      </w:r>
      <w:r w:rsidR="0070099A">
        <w:t xml:space="preserve">thông minh ở </w:t>
      </w:r>
      <w:r w:rsidR="0070099A" w:rsidRPr="0070099A">
        <w:t>Việt Nam với chi phí thấp và cách triển khai dễ dàng</w:t>
      </w:r>
      <w:r w:rsidR="0070099A">
        <w:t>.</w:t>
      </w:r>
    </w:p>
    <w:p w14:paraId="7B6AD82A" w14:textId="476D4B4D" w:rsidR="00AF79CD" w:rsidRPr="003E2F4B" w:rsidRDefault="00AF79CD" w:rsidP="00E2610F">
      <w:pPr>
        <w:ind w:firstLine="360"/>
      </w:pPr>
      <w:r w:rsidRPr="003E2F4B">
        <w:br w:type="page"/>
      </w:r>
    </w:p>
    <w:p w14:paraId="4CF3ADA8" w14:textId="77777777" w:rsidR="00B836A5" w:rsidRDefault="00B836A5" w:rsidP="00417AD0">
      <w:pPr>
        <w:pStyle w:val="Heading1"/>
        <w:numPr>
          <w:ilvl w:val="0"/>
          <w:numId w:val="0"/>
        </w:numPr>
        <w:sectPr w:rsidR="00B836A5" w:rsidSect="0081247B">
          <w:footerReference w:type="default" r:id="rId11"/>
          <w:pgSz w:w="11906" w:h="16838" w:code="9"/>
          <w:pgMar w:top="1134" w:right="1138" w:bottom="1411" w:left="1699" w:header="850" w:footer="432" w:gutter="0"/>
          <w:pgNumType w:fmt="lowerRoman" w:start="1"/>
          <w:cols w:space="454"/>
          <w:docGrid w:type="lines" w:linePitch="360"/>
        </w:sectPr>
      </w:pPr>
    </w:p>
    <w:p w14:paraId="112041B0" w14:textId="7CE8759F" w:rsidR="00187AB4" w:rsidRPr="0081247B" w:rsidRDefault="00187AB4" w:rsidP="0081247B">
      <w:pPr>
        <w:pStyle w:val="Heading1"/>
        <w:numPr>
          <w:ilvl w:val="0"/>
          <w:numId w:val="0"/>
        </w:numPr>
        <w:ind w:left="8"/>
      </w:pPr>
      <w:bookmarkStart w:id="2" w:name="_Toc110206836"/>
      <w:r>
        <w:lastRenderedPageBreak/>
        <w:t>LỜI CAM ĐOAN</w:t>
      </w:r>
      <w:bookmarkEnd w:id="2"/>
    </w:p>
    <w:p w14:paraId="1D84B8F5" w14:textId="639D077B" w:rsidR="00187AB4" w:rsidRDefault="00056E78" w:rsidP="00B10FD0">
      <w:pPr>
        <w:ind w:firstLine="720"/>
      </w:pPr>
      <w:r>
        <w:t>Em</w:t>
      </w:r>
      <w:r w:rsidR="00187AB4">
        <w:t xml:space="preserve"> là </w:t>
      </w:r>
      <w:r>
        <w:t>Phạm Hồng Đạt</w:t>
      </w:r>
      <w:r w:rsidR="00187AB4">
        <w:t xml:space="preserve">, mã số sinh viên </w:t>
      </w:r>
      <w:r>
        <w:t>20172459</w:t>
      </w:r>
      <w:r w:rsidR="00187AB4">
        <w:t xml:space="preserve"> là</w:t>
      </w:r>
      <w:r w:rsidR="00187AB4">
        <w:rPr>
          <w:spacing w:val="-6"/>
        </w:rPr>
        <w:t xml:space="preserve"> </w:t>
      </w:r>
      <w:r w:rsidR="00187AB4">
        <w:t>sinh</w:t>
      </w:r>
      <w:r w:rsidR="00187AB4">
        <w:rPr>
          <w:spacing w:val="-8"/>
        </w:rPr>
        <w:t xml:space="preserve"> </w:t>
      </w:r>
      <w:r w:rsidR="00187AB4">
        <w:t>viên</w:t>
      </w:r>
      <w:r w:rsidR="00187AB4">
        <w:rPr>
          <w:spacing w:val="-6"/>
        </w:rPr>
        <w:t xml:space="preserve"> </w:t>
      </w:r>
      <w:r w:rsidR="00187AB4">
        <w:t>lớp</w:t>
      </w:r>
      <w:r w:rsidR="00187AB4">
        <w:rPr>
          <w:spacing w:val="-7"/>
        </w:rPr>
        <w:t xml:space="preserve"> </w:t>
      </w:r>
      <w:r w:rsidR="00E23D5F">
        <w:t>Đ</w:t>
      </w:r>
      <w:r>
        <w:t>TVT</w:t>
      </w:r>
      <w:r w:rsidR="00187AB4">
        <w:t>.0</w:t>
      </w:r>
      <w:r>
        <w:t>9</w:t>
      </w:r>
      <w:r w:rsidR="00187AB4">
        <w:t>,</w:t>
      </w:r>
      <w:r w:rsidR="00187AB4">
        <w:rPr>
          <w:spacing w:val="-7"/>
        </w:rPr>
        <w:t xml:space="preserve"> </w:t>
      </w:r>
      <w:r w:rsidR="00187AB4">
        <w:t>khóa</w:t>
      </w:r>
      <w:r w:rsidR="00187AB4">
        <w:rPr>
          <w:spacing w:val="-6"/>
        </w:rPr>
        <w:t xml:space="preserve"> </w:t>
      </w:r>
      <w:r w:rsidR="00187AB4">
        <w:t>6</w:t>
      </w:r>
      <w:r>
        <w:t>2</w:t>
      </w:r>
      <w:r w:rsidR="00187AB4">
        <w:t>.</w:t>
      </w:r>
      <w:r w:rsidR="00187AB4">
        <w:rPr>
          <w:spacing w:val="-7"/>
        </w:rPr>
        <w:t xml:space="preserve"> </w:t>
      </w:r>
      <w:r w:rsidR="00187AB4">
        <w:t>Giảng</w:t>
      </w:r>
      <w:r w:rsidR="00187AB4">
        <w:rPr>
          <w:spacing w:val="-7"/>
        </w:rPr>
        <w:t xml:space="preserve"> </w:t>
      </w:r>
      <w:r w:rsidR="00187AB4">
        <w:t>viên hướng</w:t>
      </w:r>
      <w:r w:rsidR="00187AB4">
        <w:rPr>
          <w:spacing w:val="-9"/>
        </w:rPr>
        <w:t xml:space="preserve"> </w:t>
      </w:r>
      <w:r w:rsidR="00187AB4">
        <w:t>dẫn</w:t>
      </w:r>
      <w:r w:rsidR="00187AB4">
        <w:rPr>
          <w:spacing w:val="-9"/>
        </w:rPr>
        <w:t xml:space="preserve"> </w:t>
      </w:r>
      <w:r w:rsidR="00187AB4">
        <w:t>Đồ</w:t>
      </w:r>
      <w:r w:rsidR="00187AB4">
        <w:rPr>
          <w:spacing w:val="-6"/>
        </w:rPr>
        <w:t xml:space="preserve"> </w:t>
      </w:r>
      <w:r w:rsidR="00187AB4">
        <w:t>án</w:t>
      </w:r>
      <w:r w:rsidR="00187AB4">
        <w:rPr>
          <w:spacing w:val="-9"/>
        </w:rPr>
        <w:t xml:space="preserve"> </w:t>
      </w:r>
      <w:r w:rsidR="00187AB4">
        <w:t>Tốt</w:t>
      </w:r>
      <w:r w:rsidR="00187AB4">
        <w:rPr>
          <w:spacing w:val="-7"/>
        </w:rPr>
        <w:t xml:space="preserve"> </w:t>
      </w:r>
      <w:r w:rsidR="00187AB4">
        <w:t>nghiệp</w:t>
      </w:r>
      <w:r w:rsidR="00187AB4">
        <w:rPr>
          <w:spacing w:val="-9"/>
        </w:rPr>
        <w:t xml:space="preserve"> </w:t>
      </w:r>
      <w:r w:rsidR="00187AB4">
        <w:t>của</w:t>
      </w:r>
      <w:r w:rsidR="00187AB4">
        <w:rPr>
          <w:spacing w:val="-9"/>
        </w:rPr>
        <w:t xml:space="preserve"> </w:t>
      </w:r>
      <w:r w:rsidR="00E23D5F">
        <w:t>em</w:t>
      </w:r>
      <w:r w:rsidR="00187AB4">
        <w:rPr>
          <w:spacing w:val="-8"/>
        </w:rPr>
        <w:t xml:space="preserve"> </w:t>
      </w:r>
      <w:r w:rsidR="00187AB4">
        <w:t>là</w:t>
      </w:r>
      <w:r w:rsidR="00187AB4">
        <w:rPr>
          <w:spacing w:val="-9"/>
        </w:rPr>
        <w:t xml:space="preserve"> </w:t>
      </w:r>
      <w:r w:rsidR="00187AB4">
        <w:t>TS.</w:t>
      </w:r>
      <w:r w:rsidR="00187AB4">
        <w:rPr>
          <w:spacing w:val="-7"/>
        </w:rPr>
        <w:t xml:space="preserve"> </w:t>
      </w:r>
      <w:r w:rsidR="00187AB4">
        <w:t>Phùng</w:t>
      </w:r>
      <w:r w:rsidR="00187AB4">
        <w:rPr>
          <w:spacing w:val="-9"/>
        </w:rPr>
        <w:t xml:space="preserve"> </w:t>
      </w:r>
      <w:r w:rsidR="00187AB4">
        <w:t>Thị</w:t>
      </w:r>
      <w:r w:rsidR="00187AB4">
        <w:rPr>
          <w:spacing w:val="-7"/>
        </w:rPr>
        <w:t xml:space="preserve"> </w:t>
      </w:r>
      <w:r w:rsidR="00187AB4">
        <w:t>Kiều</w:t>
      </w:r>
      <w:r w:rsidR="00187AB4">
        <w:rPr>
          <w:spacing w:val="-9"/>
        </w:rPr>
        <w:t xml:space="preserve"> </w:t>
      </w:r>
      <w:r w:rsidR="00187AB4">
        <w:t>Hà.</w:t>
      </w:r>
      <w:r w:rsidR="00187AB4">
        <w:rPr>
          <w:spacing w:val="-9"/>
        </w:rPr>
        <w:t xml:space="preserve"> </w:t>
      </w:r>
      <w:r>
        <w:t>E</w:t>
      </w:r>
      <w:r w:rsidR="00187AB4">
        <w:t>m</w:t>
      </w:r>
      <w:r w:rsidR="00187AB4">
        <w:rPr>
          <w:spacing w:val="-9"/>
        </w:rPr>
        <w:t xml:space="preserve"> </w:t>
      </w:r>
      <w:r w:rsidR="00187AB4">
        <w:t>xin</w:t>
      </w:r>
      <w:r w:rsidR="00187AB4">
        <w:rPr>
          <w:spacing w:val="-7"/>
        </w:rPr>
        <w:t xml:space="preserve"> </w:t>
      </w:r>
      <w:r w:rsidR="00187AB4">
        <w:t>cam</w:t>
      </w:r>
      <w:r w:rsidR="00187AB4">
        <w:rPr>
          <w:spacing w:val="-9"/>
        </w:rPr>
        <w:t xml:space="preserve"> </w:t>
      </w:r>
      <w:r w:rsidR="00187AB4">
        <w:t>đoan rằng</w:t>
      </w:r>
      <w:r w:rsidR="00187AB4">
        <w:rPr>
          <w:spacing w:val="-5"/>
        </w:rPr>
        <w:t xml:space="preserve"> </w:t>
      </w:r>
      <w:r w:rsidR="00187AB4">
        <w:t>toàn</w:t>
      </w:r>
      <w:r w:rsidR="00187AB4">
        <w:rPr>
          <w:spacing w:val="-4"/>
        </w:rPr>
        <w:t xml:space="preserve"> </w:t>
      </w:r>
      <w:r w:rsidR="00187AB4">
        <w:t>bộ</w:t>
      </w:r>
      <w:r w:rsidR="00187AB4">
        <w:rPr>
          <w:spacing w:val="-5"/>
        </w:rPr>
        <w:t xml:space="preserve"> </w:t>
      </w:r>
      <w:r w:rsidR="00187AB4">
        <w:t>mọi</w:t>
      </w:r>
      <w:r w:rsidR="00187AB4">
        <w:rPr>
          <w:spacing w:val="-4"/>
        </w:rPr>
        <w:t xml:space="preserve"> </w:t>
      </w:r>
      <w:r w:rsidR="00187AB4">
        <w:t>nội</w:t>
      </w:r>
      <w:r w:rsidR="00187AB4">
        <w:rPr>
          <w:spacing w:val="-5"/>
        </w:rPr>
        <w:t xml:space="preserve"> </w:t>
      </w:r>
      <w:r w:rsidR="00187AB4">
        <w:t>dung</w:t>
      </w:r>
      <w:r w:rsidR="00187AB4">
        <w:rPr>
          <w:spacing w:val="-4"/>
        </w:rPr>
        <w:t xml:space="preserve"> </w:t>
      </w:r>
      <w:r w:rsidR="00187AB4">
        <w:t>được</w:t>
      </w:r>
      <w:r w:rsidR="00187AB4">
        <w:rPr>
          <w:spacing w:val="-5"/>
        </w:rPr>
        <w:t xml:space="preserve"> </w:t>
      </w:r>
      <w:r w:rsidR="00187AB4">
        <w:t>trình</w:t>
      </w:r>
      <w:r w:rsidR="00187AB4">
        <w:rPr>
          <w:spacing w:val="-4"/>
        </w:rPr>
        <w:t xml:space="preserve"> </w:t>
      </w:r>
      <w:r w:rsidR="00187AB4">
        <w:t>bày</w:t>
      </w:r>
      <w:r w:rsidR="00187AB4">
        <w:rPr>
          <w:spacing w:val="-5"/>
        </w:rPr>
        <w:t xml:space="preserve"> </w:t>
      </w:r>
      <w:r w:rsidR="00187AB4">
        <w:t>trong</w:t>
      </w:r>
      <w:r w:rsidR="00187AB4">
        <w:rPr>
          <w:spacing w:val="-4"/>
        </w:rPr>
        <w:t xml:space="preserve"> </w:t>
      </w:r>
      <w:r w:rsidR="00187AB4">
        <w:t>đồ</w:t>
      </w:r>
      <w:r w:rsidR="00187AB4">
        <w:rPr>
          <w:spacing w:val="-5"/>
        </w:rPr>
        <w:t xml:space="preserve"> </w:t>
      </w:r>
      <w:r w:rsidR="00187AB4">
        <w:t>án</w:t>
      </w:r>
      <w:r w:rsidR="00187AB4">
        <w:rPr>
          <w:spacing w:val="-4"/>
        </w:rPr>
        <w:t xml:space="preserve"> </w:t>
      </w:r>
      <w:r>
        <w:rPr>
          <w:i/>
        </w:rPr>
        <w:t>Hệ thống cho thuê- chia sẻ xe đạp công cộng</w:t>
      </w:r>
      <w:r w:rsidR="00187AB4">
        <w:rPr>
          <w:i/>
        </w:rPr>
        <w:t xml:space="preserve"> </w:t>
      </w:r>
      <w:r w:rsidR="00187AB4">
        <w:t>là kết quả thu được từ quá trình tìm tòi và nghiên cứu em dưới sự hướng dẫn trực tiếp của giảng viên hướng</w:t>
      </w:r>
      <w:r w:rsidR="00187AB4">
        <w:rPr>
          <w:spacing w:val="-37"/>
        </w:rPr>
        <w:t xml:space="preserve"> </w:t>
      </w:r>
      <w:r w:rsidR="00187AB4">
        <w:t>dẫn và</w:t>
      </w:r>
      <w:r w:rsidR="00187AB4">
        <w:rPr>
          <w:spacing w:val="-4"/>
        </w:rPr>
        <w:t xml:space="preserve"> </w:t>
      </w:r>
      <w:r w:rsidR="00187AB4">
        <w:t>TS.</w:t>
      </w:r>
      <w:r w:rsidR="00187AB4">
        <w:rPr>
          <w:spacing w:val="-2"/>
        </w:rPr>
        <w:t xml:space="preserve"> </w:t>
      </w:r>
      <w:r w:rsidR="00187AB4">
        <w:t>Phùng</w:t>
      </w:r>
      <w:r w:rsidR="00187AB4">
        <w:rPr>
          <w:spacing w:val="-3"/>
        </w:rPr>
        <w:t xml:space="preserve"> </w:t>
      </w:r>
      <w:r w:rsidR="00187AB4">
        <w:t>Thị</w:t>
      </w:r>
      <w:r w:rsidR="00187AB4">
        <w:rPr>
          <w:spacing w:val="-2"/>
        </w:rPr>
        <w:t xml:space="preserve"> </w:t>
      </w:r>
      <w:r w:rsidR="00187AB4">
        <w:t>Kiều</w:t>
      </w:r>
      <w:r w:rsidR="00187AB4">
        <w:rPr>
          <w:spacing w:val="-1"/>
        </w:rPr>
        <w:t xml:space="preserve"> </w:t>
      </w:r>
      <w:r w:rsidR="00187AB4">
        <w:t>Hà</w:t>
      </w:r>
      <w:r w:rsidR="00187AB4">
        <w:rPr>
          <w:spacing w:val="-4"/>
        </w:rPr>
        <w:t xml:space="preserve"> </w:t>
      </w:r>
      <w:r w:rsidR="00187AB4">
        <w:t>có</w:t>
      </w:r>
      <w:r w:rsidR="00187AB4">
        <w:rPr>
          <w:spacing w:val="-1"/>
        </w:rPr>
        <w:t xml:space="preserve"> </w:t>
      </w:r>
      <w:r w:rsidR="00187AB4">
        <w:t>toàn</w:t>
      </w:r>
      <w:r w:rsidR="00187AB4">
        <w:rPr>
          <w:spacing w:val="-2"/>
        </w:rPr>
        <w:t xml:space="preserve"> </w:t>
      </w:r>
      <w:r w:rsidR="00187AB4">
        <w:t>quyền</w:t>
      </w:r>
      <w:r w:rsidR="00187AB4">
        <w:rPr>
          <w:spacing w:val="-3"/>
        </w:rPr>
        <w:t xml:space="preserve"> </w:t>
      </w:r>
      <w:r w:rsidR="00187AB4">
        <w:t>sử</w:t>
      </w:r>
      <w:r w:rsidR="00187AB4">
        <w:rPr>
          <w:spacing w:val="-3"/>
        </w:rPr>
        <w:t xml:space="preserve"> </w:t>
      </w:r>
      <w:r w:rsidR="00187AB4">
        <w:t>dụng</w:t>
      </w:r>
      <w:r w:rsidR="00187AB4">
        <w:rPr>
          <w:spacing w:val="-3"/>
        </w:rPr>
        <w:t xml:space="preserve"> </w:t>
      </w:r>
      <w:r w:rsidR="00187AB4">
        <w:t>các</w:t>
      </w:r>
      <w:r w:rsidR="00187AB4">
        <w:rPr>
          <w:spacing w:val="-1"/>
        </w:rPr>
        <w:t xml:space="preserve"> </w:t>
      </w:r>
      <w:r w:rsidR="00187AB4">
        <w:t>kết</w:t>
      </w:r>
      <w:r w:rsidR="00187AB4">
        <w:rPr>
          <w:spacing w:val="-1"/>
        </w:rPr>
        <w:t xml:space="preserve"> </w:t>
      </w:r>
      <w:r w:rsidR="00187AB4">
        <w:t>quả</w:t>
      </w:r>
      <w:r w:rsidR="00187AB4">
        <w:rPr>
          <w:spacing w:val="-4"/>
        </w:rPr>
        <w:t xml:space="preserve"> </w:t>
      </w:r>
      <w:r w:rsidR="00187AB4">
        <w:t>trong</w:t>
      </w:r>
      <w:r w:rsidR="00187AB4">
        <w:rPr>
          <w:spacing w:val="-3"/>
        </w:rPr>
        <w:t xml:space="preserve"> </w:t>
      </w:r>
      <w:r w:rsidR="00187AB4">
        <w:t>đồ</w:t>
      </w:r>
      <w:r w:rsidR="00187AB4">
        <w:rPr>
          <w:spacing w:val="-3"/>
        </w:rPr>
        <w:t xml:space="preserve"> </w:t>
      </w:r>
      <w:r w:rsidR="00187AB4">
        <w:t>án</w:t>
      </w:r>
      <w:r w:rsidR="00187AB4">
        <w:rPr>
          <w:spacing w:val="-3"/>
        </w:rPr>
        <w:t xml:space="preserve"> </w:t>
      </w:r>
      <w:r w:rsidR="00187AB4">
        <w:t>này.</w:t>
      </w:r>
      <w:r w:rsidR="00187AB4">
        <w:rPr>
          <w:spacing w:val="-4"/>
        </w:rPr>
        <w:t xml:space="preserve"> </w:t>
      </w:r>
      <w:r w:rsidR="00187AB4">
        <w:t>Các</w:t>
      </w:r>
      <w:r w:rsidR="00187AB4">
        <w:rPr>
          <w:spacing w:val="-3"/>
        </w:rPr>
        <w:t xml:space="preserve"> </w:t>
      </w:r>
      <w:r w:rsidR="00187AB4">
        <w:t>dữ</w:t>
      </w:r>
      <w:r w:rsidR="00187AB4">
        <w:rPr>
          <w:spacing w:val="-3"/>
        </w:rPr>
        <w:t xml:space="preserve"> </w:t>
      </w:r>
      <w:r w:rsidR="00187AB4">
        <w:t>liệu được nêu trong đồ án là hoàn toàn trung thực và phản ánh đúng các kết quả đã thực hiện được</w:t>
      </w:r>
      <w:r w:rsidR="00187AB4">
        <w:rPr>
          <w:spacing w:val="-11"/>
        </w:rPr>
        <w:t xml:space="preserve"> </w:t>
      </w:r>
      <w:r w:rsidR="00187AB4">
        <w:t>trên</w:t>
      </w:r>
      <w:r w:rsidR="00187AB4">
        <w:rPr>
          <w:spacing w:val="-11"/>
        </w:rPr>
        <w:t xml:space="preserve"> </w:t>
      </w:r>
      <w:r w:rsidR="00187AB4">
        <w:t>thực</w:t>
      </w:r>
      <w:r w:rsidR="00187AB4">
        <w:rPr>
          <w:spacing w:val="-11"/>
        </w:rPr>
        <w:t xml:space="preserve"> </w:t>
      </w:r>
      <w:r w:rsidR="00187AB4">
        <w:t>tế.</w:t>
      </w:r>
      <w:r w:rsidR="00187AB4">
        <w:rPr>
          <w:spacing w:val="-9"/>
        </w:rPr>
        <w:t xml:space="preserve"> </w:t>
      </w:r>
      <w:r w:rsidR="00187AB4">
        <w:t>Mọi</w:t>
      </w:r>
      <w:r w:rsidR="00187AB4">
        <w:rPr>
          <w:spacing w:val="-10"/>
        </w:rPr>
        <w:t xml:space="preserve"> </w:t>
      </w:r>
      <w:r w:rsidR="00187AB4">
        <w:t>trích</w:t>
      </w:r>
      <w:r w:rsidR="00187AB4">
        <w:rPr>
          <w:spacing w:val="-11"/>
        </w:rPr>
        <w:t xml:space="preserve"> </w:t>
      </w:r>
      <w:r w:rsidR="00187AB4">
        <w:t>dẫn</w:t>
      </w:r>
      <w:r w:rsidR="00187AB4">
        <w:rPr>
          <w:spacing w:val="-9"/>
        </w:rPr>
        <w:t xml:space="preserve"> </w:t>
      </w:r>
      <w:r w:rsidR="00187AB4">
        <w:t>trong</w:t>
      </w:r>
      <w:r w:rsidR="00187AB4">
        <w:rPr>
          <w:spacing w:val="-9"/>
        </w:rPr>
        <w:t xml:space="preserve"> </w:t>
      </w:r>
      <w:r w:rsidR="00187AB4">
        <w:t>báo</w:t>
      </w:r>
      <w:r w:rsidR="00187AB4">
        <w:rPr>
          <w:spacing w:val="-10"/>
        </w:rPr>
        <w:t xml:space="preserve"> </w:t>
      </w:r>
      <w:r w:rsidR="00187AB4">
        <w:t>cáo</w:t>
      </w:r>
      <w:r w:rsidR="00187AB4">
        <w:rPr>
          <w:spacing w:val="-7"/>
        </w:rPr>
        <w:t xml:space="preserve"> </w:t>
      </w:r>
      <w:r w:rsidR="00187AB4">
        <w:t>này</w:t>
      </w:r>
      <w:r w:rsidR="00187AB4">
        <w:rPr>
          <w:spacing w:val="-11"/>
        </w:rPr>
        <w:t xml:space="preserve"> </w:t>
      </w:r>
      <w:r w:rsidR="00187AB4">
        <w:t>đều</w:t>
      </w:r>
      <w:r w:rsidR="00187AB4">
        <w:rPr>
          <w:spacing w:val="-9"/>
        </w:rPr>
        <w:t xml:space="preserve"> </w:t>
      </w:r>
      <w:r w:rsidR="00187AB4">
        <w:t>được</w:t>
      </w:r>
      <w:r w:rsidR="00187AB4">
        <w:rPr>
          <w:spacing w:val="-10"/>
        </w:rPr>
        <w:t xml:space="preserve"> </w:t>
      </w:r>
      <w:r w:rsidR="00187AB4">
        <w:t>tuân</w:t>
      </w:r>
      <w:r w:rsidR="00187AB4">
        <w:rPr>
          <w:spacing w:val="-11"/>
        </w:rPr>
        <w:t xml:space="preserve"> </w:t>
      </w:r>
      <w:r w:rsidR="00187AB4">
        <w:t>thủ</w:t>
      </w:r>
      <w:r w:rsidR="00187AB4">
        <w:rPr>
          <w:spacing w:val="-9"/>
        </w:rPr>
        <w:t xml:space="preserve"> </w:t>
      </w:r>
      <w:r w:rsidR="00187AB4">
        <w:t>các</w:t>
      </w:r>
      <w:r w:rsidR="00187AB4">
        <w:rPr>
          <w:spacing w:val="-11"/>
        </w:rPr>
        <w:t xml:space="preserve"> </w:t>
      </w:r>
      <w:r w:rsidR="00187AB4">
        <w:t>quy</w:t>
      </w:r>
      <w:r w:rsidR="00187AB4">
        <w:rPr>
          <w:spacing w:val="-10"/>
        </w:rPr>
        <w:t xml:space="preserve"> </w:t>
      </w:r>
      <w:r w:rsidR="00187AB4">
        <w:t>định</w:t>
      </w:r>
      <w:r w:rsidR="00187AB4">
        <w:rPr>
          <w:spacing w:val="-11"/>
        </w:rPr>
        <w:t xml:space="preserve"> </w:t>
      </w:r>
      <w:r w:rsidR="00187AB4">
        <w:t>về</w:t>
      </w:r>
      <w:r w:rsidR="00187AB4">
        <w:rPr>
          <w:spacing w:val="-9"/>
        </w:rPr>
        <w:t xml:space="preserve"> </w:t>
      </w:r>
      <w:r w:rsidR="00187AB4">
        <w:t xml:space="preserve">quyền sở hữu trí tuệ, các tài liệu tham khảo đã được liệt kê rõ ràng. </w:t>
      </w:r>
      <w:r w:rsidR="00B10FD0">
        <w:t>Em</w:t>
      </w:r>
      <w:r w:rsidR="00187AB4">
        <w:t xml:space="preserve"> xin hoàn toàn</w:t>
      </w:r>
      <w:r w:rsidR="00B10FD0">
        <w:rPr>
          <w:spacing w:val="-44"/>
        </w:rPr>
        <w:t xml:space="preserve"> </w:t>
      </w:r>
      <w:r w:rsidR="00187AB4">
        <w:t>chịu trách nhiệm với những nội dung được trình bày trong đồ án</w:t>
      </w:r>
      <w:r w:rsidR="00187AB4">
        <w:rPr>
          <w:spacing w:val="-5"/>
        </w:rPr>
        <w:t xml:space="preserve"> </w:t>
      </w:r>
      <w:r w:rsidR="00187AB4">
        <w:t>này.</w:t>
      </w:r>
    </w:p>
    <w:p w14:paraId="07B85571" w14:textId="77777777" w:rsidR="00187AB4" w:rsidRDefault="00187AB4" w:rsidP="00187AB4">
      <w:pPr>
        <w:pStyle w:val="BodyText"/>
        <w:ind w:left="0"/>
        <w:rPr>
          <w:sz w:val="28"/>
        </w:rPr>
      </w:pPr>
    </w:p>
    <w:p w14:paraId="45B279A3" w14:textId="77777777" w:rsidR="00187AB4" w:rsidRDefault="00187AB4" w:rsidP="00187AB4">
      <w:pPr>
        <w:pStyle w:val="BodyText"/>
        <w:ind w:left="0"/>
        <w:rPr>
          <w:sz w:val="28"/>
        </w:rPr>
      </w:pPr>
    </w:p>
    <w:p w14:paraId="6AF134C9" w14:textId="77777777" w:rsidR="00187AB4" w:rsidRDefault="00187AB4" w:rsidP="00187AB4">
      <w:pPr>
        <w:pStyle w:val="BodyText"/>
        <w:spacing w:before="10"/>
        <w:ind w:left="0"/>
        <w:rPr>
          <w:sz w:val="37"/>
        </w:rPr>
      </w:pPr>
    </w:p>
    <w:p w14:paraId="4282E34D" w14:textId="37C4B625" w:rsidR="00187AB4" w:rsidRPr="00056E78" w:rsidRDefault="00187AB4" w:rsidP="00187AB4">
      <w:pPr>
        <w:pStyle w:val="BodyText"/>
        <w:ind w:left="4092" w:right="10"/>
        <w:jc w:val="center"/>
        <w:rPr>
          <w:lang w:val="en-US"/>
        </w:rPr>
      </w:pPr>
      <w:r>
        <w:t xml:space="preserve">Hà Nội, ngày 20 tháng </w:t>
      </w:r>
      <w:r w:rsidR="00056E78">
        <w:rPr>
          <w:lang w:val="en-US"/>
        </w:rPr>
        <w:t>7</w:t>
      </w:r>
      <w:r>
        <w:t xml:space="preserve"> năm 202</w:t>
      </w:r>
      <w:r w:rsidR="00056E78">
        <w:rPr>
          <w:lang w:val="en-US"/>
        </w:rPr>
        <w:t>2</w:t>
      </w:r>
    </w:p>
    <w:p w14:paraId="3256EA8C" w14:textId="30C54469" w:rsidR="00187AB4" w:rsidRPr="00121D80" w:rsidRDefault="00121D80" w:rsidP="00121D80">
      <w:pPr>
        <w:ind w:left="5040" w:firstLine="720"/>
        <w:rPr>
          <w:b/>
          <w:bCs/>
        </w:rPr>
      </w:pPr>
      <w:r>
        <w:rPr>
          <w:b/>
          <w:bCs/>
        </w:rPr>
        <w:t xml:space="preserve">   </w:t>
      </w:r>
      <w:r w:rsidR="00187AB4" w:rsidRPr="00121D80">
        <w:rPr>
          <w:b/>
          <w:bCs/>
        </w:rPr>
        <w:t>Người cam đoan</w:t>
      </w:r>
    </w:p>
    <w:p w14:paraId="7ADBCC3E" w14:textId="77777777" w:rsidR="00187AB4" w:rsidRDefault="00187AB4" w:rsidP="00187AB4">
      <w:pPr>
        <w:pStyle w:val="BodyText"/>
        <w:ind w:left="0"/>
        <w:rPr>
          <w:b/>
          <w:sz w:val="28"/>
        </w:rPr>
      </w:pPr>
    </w:p>
    <w:p w14:paraId="5D374DFF" w14:textId="77777777" w:rsidR="00187AB4" w:rsidRDefault="00187AB4" w:rsidP="00187AB4">
      <w:pPr>
        <w:pStyle w:val="BodyText"/>
        <w:ind w:left="0"/>
        <w:rPr>
          <w:b/>
          <w:sz w:val="28"/>
        </w:rPr>
      </w:pPr>
    </w:p>
    <w:p w14:paraId="2DB829FF" w14:textId="77777777" w:rsidR="00187AB4" w:rsidRDefault="00187AB4" w:rsidP="00187AB4">
      <w:pPr>
        <w:pStyle w:val="BodyText"/>
        <w:spacing w:before="6"/>
        <w:ind w:left="0"/>
        <w:rPr>
          <w:b/>
          <w:sz w:val="28"/>
        </w:rPr>
      </w:pPr>
    </w:p>
    <w:p w14:paraId="0D2FE6DE" w14:textId="2B271CD0" w:rsidR="00187AB4" w:rsidRDefault="00056E78" w:rsidP="00056E78">
      <w:pPr>
        <w:tabs>
          <w:tab w:val="left" w:pos="7011"/>
        </w:tabs>
        <w:jc w:val="left"/>
        <w:rPr>
          <w:b/>
        </w:rPr>
      </w:pPr>
      <w:r>
        <w:rPr>
          <w:b/>
        </w:rPr>
        <w:t xml:space="preserve">                                                                                            Phạm Hồng Đat</w:t>
      </w:r>
    </w:p>
    <w:p w14:paraId="2A2711E7" w14:textId="77777777" w:rsidR="00B836A5" w:rsidRDefault="00180B97" w:rsidP="00B836A5">
      <w:pPr>
        <w:sectPr w:rsidR="00B836A5" w:rsidSect="00B836A5">
          <w:type w:val="oddPage"/>
          <w:pgSz w:w="11906" w:h="16838" w:code="9"/>
          <w:pgMar w:top="1134" w:right="1138" w:bottom="1411" w:left="1699" w:header="850" w:footer="432" w:gutter="0"/>
          <w:pgNumType w:fmt="lowerRoman" w:start="1"/>
          <w:cols w:space="454"/>
          <w:docGrid w:type="lines" w:linePitch="360"/>
        </w:sectPr>
      </w:pPr>
      <w:r>
        <w:br w:type="page"/>
      </w:r>
    </w:p>
    <w:p w14:paraId="37E68BA8" w14:textId="77777777" w:rsidR="00C82B07" w:rsidRPr="00D45A66" w:rsidRDefault="00C82B07" w:rsidP="00D45A66">
      <w:pPr>
        <w:spacing w:before="0" w:after="600"/>
        <w:jc w:val="center"/>
        <w:rPr>
          <w:b/>
          <w:sz w:val="32"/>
          <w:szCs w:val="32"/>
        </w:rPr>
      </w:pPr>
      <w:r w:rsidRPr="00D45A66">
        <w:rPr>
          <w:b/>
          <w:sz w:val="32"/>
          <w:szCs w:val="32"/>
        </w:rPr>
        <w:lastRenderedPageBreak/>
        <w:t>MỤ</w:t>
      </w:r>
      <w:r w:rsidR="00072F60">
        <w:rPr>
          <w:b/>
          <w:sz w:val="32"/>
          <w:szCs w:val="32"/>
        </w:rPr>
        <w:t>C L</w:t>
      </w:r>
      <w:r w:rsidRPr="00D45A66">
        <w:rPr>
          <w:b/>
          <w:sz w:val="32"/>
          <w:szCs w:val="32"/>
        </w:rPr>
        <w:t>ỤC</w:t>
      </w:r>
    </w:p>
    <w:p w14:paraId="18B09053" w14:textId="1FBCD885" w:rsidR="006E756A" w:rsidRDefault="001E4C07">
      <w:pPr>
        <w:pStyle w:val="TOC1"/>
        <w:rPr>
          <w:rFonts w:asciiTheme="minorHAnsi" w:eastAsiaTheme="minorEastAsia" w:hAnsiTheme="minorHAnsi" w:cstheme="minorBidi"/>
          <w:b w:val="0"/>
          <w:noProof/>
          <w:kern w:val="0"/>
          <w:sz w:val="22"/>
          <w:szCs w:val="22"/>
        </w:rPr>
      </w:pPr>
      <w:r>
        <w:fldChar w:fldCharType="begin"/>
      </w:r>
      <w:r w:rsidR="007F7646">
        <w:instrText xml:space="preserve"> TOC \o "1-3" \h \z \u </w:instrText>
      </w:r>
      <w:r>
        <w:fldChar w:fldCharType="separate"/>
      </w:r>
      <w:hyperlink w:anchor="_Toc110206835" w:history="1">
        <w:r w:rsidR="006E756A" w:rsidRPr="00391074">
          <w:rPr>
            <w:rStyle w:val="Hyperlink"/>
            <w:noProof/>
          </w:rPr>
          <w:t>LỜI NÓI ĐẦU</w:t>
        </w:r>
        <w:r w:rsidR="006E756A">
          <w:rPr>
            <w:noProof/>
            <w:webHidden/>
          </w:rPr>
          <w:tab/>
        </w:r>
        <w:r w:rsidR="006E756A">
          <w:rPr>
            <w:noProof/>
            <w:webHidden/>
          </w:rPr>
          <w:fldChar w:fldCharType="begin"/>
        </w:r>
        <w:r w:rsidR="006E756A">
          <w:rPr>
            <w:noProof/>
            <w:webHidden/>
          </w:rPr>
          <w:instrText xml:space="preserve"> PAGEREF _Toc110206835 \h </w:instrText>
        </w:r>
        <w:r w:rsidR="006E756A">
          <w:rPr>
            <w:noProof/>
            <w:webHidden/>
          </w:rPr>
        </w:r>
        <w:r w:rsidR="006E756A">
          <w:rPr>
            <w:noProof/>
            <w:webHidden/>
          </w:rPr>
          <w:fldChar w:fldCharType="separate"/>
        </w:r>
        <w:r w:rsidR="006E756A">
          <w:rPr>
            <w:noProof/>
            <w:webHidden/>
          </w:rPr>
          <w:t>v</w:t>
        </w:r>
        <w:r w:rsidR="006E756A">
          <w:rPr>
            <w:noProof/>
            <w:webHidden/>
          </w:rPr>
          <w:fldChar w:fldCharType="end"/>
        </w:r>
      </w:hyperlink>
    </w:p>
    <w:p w14:paraId="489D7E91" w14:textId="002303A0" w:rsidR="006E756A" w:rsidRDefault="00000000">
      <w:pPr>
        <w:pStyle w:val="TOC1"/>
        <w:rPr>
          <w:rFonts w:asciiTheme="minorHAnsi" w:eastAsiaTheme="minorEastAsia" w:hAnsiTheme="minorHAnsi" w:cstheme="minorBidi"/>
          <w:b w:val="0"/>
          <w:noProof/>
          <w:kern w:val="0"/>
          <w:sz w:val="22"/>
          <w:szCs w:val="22"/>
        </w:rPr>
      </w:pPr>
      <w:hyperlink w:anchor="_Toc110206836" w:history="1">
        <w:r w:rsidR="006E756A" w:rsidRPr="00391074">
          <w:rPr>
            <w:rStyle w:val="Hyperlink"/>
            <w:noProof/>
          </w:rPr>
          <w:t>LỜI CAM ĐOAN</w:t>
        </w:r>
        <w:r w:rsidR="006E756A">
          <w:rPr>
            <w:noProof/>
            <w:webHidden/>
          </w:rPr>
          <w:tab/>
        </w:r>
        <w:r w:rsidR="006E756A">
          <w:rPr>
            <w:noProof/>
            <w:webHidden/>
          </w:rPr>
          <w:fldChar w:fldCharType="begin"/>
        </w:r>
        <w:r w:rsidR="006E756A">
          <w:rPr>
            <w:noProof/>
            <w:webHidden/>
          </w:rPr>
          <w:instrText xml:space="preserve"> PAGEREF _Toc110206836 \h </w:instrText>
        </w:r>
        <w:r w:rsidR="006E756A">
          <w:rPr>
            <w:noProof/>
            <w:webHidden/>
          </w:rPr>
        </w:r>
        <w:r w:rsidR="006E756A">
          <w:rPr>
            <w:noProof/>
            <w:webHidden/>
          </w:rPr>
          <w:fldChar w:fldCharType="separate"/>
        </w:r>
        <w:r w:rsidR="006E756A">
          <w:rPr>
            <w:noProof/>
            <w:webHidden/>
          </w:rPr>
          <w:t>i</w:t>
        </w:r>
        <w:r w:rsidR="006E756A">
          <w:rPr>
            <w:noProof/>
            <w:webHidden/>
          </w:rPr>
          <w:fldChar w:fldCharType="end"/>
        </w:r>
      </w:hyperlink>
    </w:p>
    <w:p w14:paraId="5D0D6647" w14:textId="161AA699" w:rsidR="006E756A" w:rsidRDefault="00000000">
      <w:pPr>
        <w:pStyle w:val="TOC1"/>
        <w:rPr>
          <w:rFonts w:asciiTheme="minorHAnsi" w:eastAsiaTheme="minorEastAsia" w:hAnsiTheme="minorHAnsi" w:cstheme="minorBidi"/>
          <w:b w:val="0"/>
          <w:noProof/>
          <w:kern w:val="0"/>
          <w:sz w:val="22"/>
          <w:szCs w:val="22"/>
        </w:rPr>
      </w:pPr>
      <w:hyperlink w:anchor="_Toc110206837" w:history="1">
        <w:r w:rsidR="006E756A" w:rsidRPr="00391074">
          <w:rPr>
            <w:rStyle w:val="Hyperlink"/>
            <w:noProof/>
          </w:rPr>
          <w:t>DANH MỤC KÝ HIỆU VÀ CHỮ VIẾT TẮT</w:t>
        </w:r>
        <w:r w:rsidR="006E756A">
          <w:rPr>
            <w:noProof/>
            <w:webHidden/>
          </w:rPr>
          <w:tab/>
        </w:r>
        <w:r w:rsidR="006E756A">
          <w:rPr>
            <w:noProof/>
            <w:webHidden/>
          </w:rPr>
          <w:fldChar w:fldCharType="begin"/>
        </w:r>
        <w:r w:rsidR="006E756A">
          <w:rPr>
            <w:noProof/>
            <w:webHidden/>
          </w:rPr>
          <w:instrText xml:space="preserve"> PAGEREF _Toc110206837 \h </w:instrText>
        </w:r>
        <w:r w:rsidR="006E756A">
          <w:rPr>
            <w:noProof/>
            <w:webHidden/>
          </w:rPr>
        </w:r>
        <w:r w:rsidR="006E756A">
          <w:rPr>
            <w:noProof/>
            <w:webHidden/>
          </w:rPr>
          <w:fldChar w:fldCharType="separate"/>
        </w:r>
        <w:r w:rsidR="006E756A">
          <w:rPr>
            <w:noProof/>
            <w:webHidden/>
          </w:rPr>
          <w:t>i</w:t>
        </w:r>
        <w:r w:rsidR="006E756A">
          <w:rPr>
            <w:noProof/>
            <w:webHidden/>
          </w:rPr>
          <w:fldChar w:fldCharType="end"/>
        </w:r>
      </w:hyperlink>
    </w:p>
    <w:p w14:paraId="66199752" w14:textId="4BA646DC" w:rsidR="006E756A" w:rsidRDefault="00000000">
      <w:pPr>
        <w:pStyle w:val="TOC1"/>
        <w:rPr>
          <w:rFonts w:asciiTheme="minorHAnsi" w:eastAsiaTheme="minorEastAsia" w:hAnsiTheme="minorHAnsi" w:cstheme="minorBidi"/>
          <w:b w:val="0"/>
          <w:noProof/>
          <w:kern w:val="0"/>
          <w:sz w:val="22"/>
          <w:szCs w:val="22"/>
        </w:rPr>
      </w:pPr>
      <w:hyperlink w:anchor="_Toc110206838" w:history="1">
        <w:r w:rsidR="006E756A" w:rsidRPr="00391074">
          <w:rPr>
            <w:rStyle w:val="Hyperlink"/>
            <w:noProof/>
          </w:rPr>
          <w:t>DANH MỤC HÌNH VẼ</w:t>
        </w:r>
        <w:r w:rsidR="006E756A">
          <w:rPr>
            <w:noProof/>
            <w:webHidden/>
          </w:rPr>
          <w:tab/>
        </w:r>
        <w:r w:rsidR="006E756A">
          <w:rPr>
            <w:noProof/>
            <w:webHidden/>
          </w:rPr>
          <w:fldChar w:fldCharType="begin"/>
        </w:r>
        <w:r w:rsidR="006E756A">
          <w:rPr>
            <w:noProof/>
            <w:webHidden/>
          </w:rPr>
          <w:instrText xml:space="preserve"> PAGEREF _Toc110206838 \h </w:instrText>
        </w:r>
        <w:r w:rsidR="006E756A">
          <w:rPr>
            <w:noProof/>
            <w:webHidden/>
          </w:rPr>
        </w:r>
        <w:r w:rsidR="006E756A">
          <w:rPr>
            <w:noProof/>
            <w:webHidden/>
          </w:rPr>
          <w:fldChar w:fldCharType="separate"/>
        </w:r>
        <w:r w:rsidR="006E756A">
          <w:rPr>
            <w:noProof/>
            <w:webHidden/>
          </w:rPr>
          <w:t>ii</w:t>
        </w:r>
        <w:r w:rsidR="006E756A">
          <w:rPr>
            <w:noProof/>
            <w:webHidden/>
          </w:rPr>
          <w:fldChar w:fldCharType="end"/>
        </w:r>
      </w:hyperlink>
    </w:p>
    <w:p w14:paraId="7ECF0358" w14:textId="2925488B" w:rsidR="006E756A" w:rsidRDefault="00000000">
      <w:pPr>
        <w:pStyle w:val="TOC1"/>
        <w:rPr>
          <w:rFonts w:asciiTheme="minorHAnsi" w:eastAsiaTheme="minorEastAsia" w:hAnsiTheme="minorHAnsi" w:cstheme="minorBidi"/>
          <w:b w:val="0"/>
          <w:noProof/>
          <w:kern w:val="0"/>
          <w:sz w:val="22"/>
          <w:szCs w:val="22"/>
        </w:rPr>
      </w:pPr>
      <w:hyperlink w:anchor="_Toc110206839" w:history="1">
        <w:r w:rsidR="006E756A" w:rsidRPr="00391074">
          <w:rPr>
            <w:rStyle w:val="Hyperlink"/>
            <w:noProof/>
          </w:rPr>
          <w:t>DANH MỤC BẢNG BIỂU</w:t>
        </w:r>
        <w:r w:rsidR="006E756A">
          <w:rPr>
            <w:noProof/>
            <w:webHidden/>
          </w:rPr>
          <w:tab/>
        </w:r>
        <w:r w:rsidR="006E756A">
          <w:rPr>
            <w:noProof/>
            <w:webHidden/>
          </w:rPr>
          <w:fldChar w:fldCharType="begin"/>
        </w:r>
        <w:r w:rsidR="006E756A">
          <w:rPr>
            <w:noProof/>
            <w:webHidden/>
          </w:rPr>
          <w:instrText xml:space="preserve"> PAGEREF _Toc110206839 \h </w:instrText>
        </w:r>
        <w:r w:rsidR="006E756A">
          <w:rPr>
            <w:noProof/>
            <w:webHidden/>
          </w:rPr>
        </w:r>
        <w:r w:rsidR="006E756A">
          <w:rPr>
            <w:noProof/>
            <w:webHidden/>
          </w:rPr>
          <w:fldChar w:fldCharType="separate"/>
        </w:r>
        <w:r w:rsidR="006E756A">
          <w:rPr>
            <w:noProof/>
            <w:webHidden/>
          </w:rPr>
          <w:t>iv</w:t>
        </w:r>
        <w:r w:rsidR="006E756A">
          <w:rPr>
            <w:noProof/>
            <w:webHidden/>
          </w:rPr>
          <w:fldChar w:fldCharType="end"/>
        </w:r>
      </w:hyperlink>
    </w:p>
    <w:p w14:paraId="66C05003" w14:textId="0B54DC39" w:rsidR="006E756A" w:rsidRDefault="00000000">
      <w:pPr>
        <w:pStyle w:val="TOC1"/>
        <w:rPr>
          <w:rFonts w:asciiTheme="minorHAnsi" w:eastAsiaTheme="minorEastAsia" w:hAnsiTheme="minorHAnsi" w:cstheme="minorBidi"/>
          <w:b w:val="0"/>
          <w:noProof/>
          <w:kern w:val="0"/>
          <w:sz w:val="22"/>
          <w:szCs w:val="22"/>
        </w:rPr>
      </w:pPr>
      <w:hyperlink w:anchor="_Toc110206840" w:history="1">
        <w:r w:rsidR="006E756A" w:rsidRPr="00391074">
          <w:rPr>
            <w:rStyle w:val="Hyperlink"/>
            <w:noProof/>
          </w:rPr>
          <w:t>TÓM TẮT ĐỒ ÁN</w:t>
        </w:r>
        <w:r w:rsidR="006E756A">
          <w:rPr>
            <w:noProof/>
            <w:webHidden/>
          </w:rPr>
          <w:tab/>
        </w:r>
        <w:r w:rsidR="006E756A">
          <w:rPr>
            <w:noProof/>
            <w:webHidden/>
          </w:rPr>
          <w:fldChar w:fldCharType="begin"/>
        </w:r>
        <w:r w:rsidR="006E756A">
          <w:rPr>
            <w:noProof/>
            <w:webHidden/>
          </w:rPr>
          <w:instrText xml:space="preserve"> PAGEREF _Toc110206840 \h </w:instrText>
        </w:r>
        <w:r w:rsidR="006E756A">
          <w:rPr>
            <w:noProof/>
            <w:webHidden/>
          </w:rPr>
        </w:r>
        <w:r w:rsidR="006E756A">
          <w:rPr>
            <w:noProof/>
            <w:webHidden/>
          </w:rPr>
          <w:fldChar w:fldCharType="separate"/>
        </w:r>
        <w:r w:rsidR="006E756A">
          <w:rPr>
            <w:noProof/>
            <w:webHidden/>
          </w:rPr>
          <w:t>v</w:t>
        </w:r>
        <w:r w:rsidR="006E756A">
          <w:rPr>
            <w:noProof/>
            <w:webHidden/>
          </w:rPr>
          <w:fldChar w:fldCharType="end"/>
        </w:r>
      </w:hyperlink>
    </w:p>
    <w:p w14:paraId="7ACA6578" w14:textId="31ED1ABA" w:rsidR="006E756A" w:rsidRDefault="00000000">
      <w:pPr>
        <w:pStyle w:val="TOC1"/>
        <w:rPr>
          <w:rFonts w:asciiTheme="minorHAnsi" w:eastAsiaTheme="minorEastAsia" w:hAnsiTheme="minorHAnsi" w:cstheme="minorBidi"/>
          <w:b w:val="0"/>
          <w:noProof/>
          <w:kern w:val="0"/>
          <w:sz w:val="22"/>
          <w:szCs w:val="22"/>
        </w:rPr>
      </w:pPr>
      <w:hyperlink w:anchor="_Toc110206841" w:history="1">
        <w:r w:rsidR="006E756A" w:rsidRPr="00391074">
          <w:rPr>
            <w:rStyle w:val="Hyperlink"/>
            <w:noProof/>
          </w:rPr>
          <w:t>PHẦN MỞ ĐẦU</w:t>
        </w:r>
        <w:r w:rsidR="006E756A">
          <w:rPr>
            <w:noProof/>
            <w:webHidden/>
          </w:rPr>
          <w:tab/>
        </w:r>
        <w:r w:rsidR="006E756A">
          <w:rPr>
            <w:noProof/>
            <w:webHidden/>
          </w:rPr>
          <w:fldChar w:fldCharType="begin"/>
        </w:r>
        <w:r w:rsidR="006E756A">
          <w:rPr>
            <w:noProof/>
            <w:webHidden/>
          </w:rPr>
          <w:instrText xml:space="preserve"> PAGEREF _Toc110206841 \h </w:instrText>
        </w:r>
        <w:r w:rsidR="006E756A">
          <w:rPr>
            <w:noProof/>
            <w:webHidden/>
          </w:rPr>
        </w:r>
        <w:r w:rsidR="006E756A">
          <w:rPr>
            <w:noProof/>
            <w:webHidden/>
          </w:rPr>
          <w:fldChar w:fldCharType="separate"/>
        </w:r>
        <w:r w:rsidR="006E756A">
          <w:rPr>
            <w:noProof/>
            <w:webHidden/>
          </w:rPr>
          <w:t>vii</w:t>
        </w:r>
        <w:r w:rsidR="006E756A">
          <w:rPr>
            <w:noProof/>
            <w:webHidden/>
          </w:rPr>
          <w:fldChar w:fldCharType="end"/>
        </w:r>
      </w:hyperlink>
    </w:p>
    <w:p w14:paraId="41A39964" w14:textId="6BEA2A01" w:rsidR="006E756A" w:rsidRDefault="00000000">
      <w:pPr>
        <w:pStyle w:val="TOC1"/>
        <w:rPr>
          <w:rFonts w:asciiTheme="minorHAnsi" w:eastAsiaTheme="minorEastAsia" w:hAnsiTheme="minorHAnsi" w:cstheme="minorBidi"/>
          <w:b w:val="0"/>
          <w:noProof/>
          <w:kern w:val="0"/>
          <w:sz w:val="22"/>
          <w:szCs w:val="22"/>
        </w:rPr>
      </w:pPr>
      <w:hyperlink w:anchor="_Toc110206842" w:history="1">
        <w:r w:rsidR="006E756A" w:rsidRPr="00391074">
          <w:rPr>
            <w:rStyle w:val="Hyperlink"/>
            <w:noProof/>
          </w:rPr>
          <w:t>CHƯƠNG 1. CƠ SỞ HÌNH THÀNH HỆ THỐNG</w:t>
        </w:r>
        <w:r w:rsidR="006E756A">
          <w:rPr>
            <w:noProof/>
            <w:webHidden/>
          </w:rPr>
          <w:tab/>
        </w:r>
        <w:r w:rsidR="006E756A">
          <w:rPr>
            <w:noProof/>
            <w:webHidden/>
          </w:rPr>
          <w:fldChar w:fldCharType="begin"/>
        </w:r>
        <w:r w:rsidR="006E756A">
          <w:rPr>
            <w:noProof/>
            <w:webHidden/>
          </w:rPr>
          <w:instrText xml:space="preserve"> PAGEREF _Toc110206842 \h </w:instrText>
        </w:r>
        <w:r w:rsidR="006E756A">
          <w:rPr>
            <w:noProof/>
            <w:webHidden/>
          </w:rPr>
        </w:r>
        <w:r w:rsidR="006E756A">
          <w:rPr>
            <w:noProof/>
            <w:webHidden/>
          </w:rPr>
          <w:fldChar w:fldCharType="separate"/>
        </w:r>
        <w:r w:rsidR="006E756A">
          <w:rPr>
            <w:noProof/>
            <w:webHidden/>
          </w:rPr>
          <w:t>1</w:t>
        </w:r>
        <w:r w:rsidR="006E756A">
          <w:rPr>
            <w:noProof/>
            <w:webHidden/>
          </w:rPr>
          <w:fldChar w:fldCharType="end"/>
        </w:r>
      </w:hyperlink>
    </w:p>
    <w:p w14:paraId="3C406147" w14:textId="7EB99C41" w:rsidR="006E756A"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10206843" w:history="1">
        <w:r w:rsidR="006E756A" w:rsidRPr="00391074">
          <w:rPr>
            <w:rStyle w:val="Hyperlink"/>
            <w:noProof/>
          </w:rPr>
          <w:t>1.1 Vấn đề ô nhiễm mỗi trường, tắc đường do xe cơ giới và các biện pháp hiện có</w:t>
        </w:r>
        <w:r w:rsidR="006E756A">
          <w:rPr>
            <w:noProof/>
            <w:webHidden/>
          </w:rPr>
          <w:tab/>
        </w:r>
        <w:r w:rsidR="006E756A">
          <w:rPr>
            <w:noProof/>
            <w:webHidden/>
          </w:rPr>
          <w:fldChar w:fldCharType="begin"/>
        </w:r>
        <w:r w:rsidR="006E756A">
          <w:rPr>
            <w:noProof/>
            <w:webHidden/>
          </w:rPr>
          <w:instrText xml:space="preserve"> PAGEREF _Toc110206843 \h </w:instrText>
        </w:r>
        <w:r w:rsidR="006E756A">
          <w:rPr>
            <w:noProof/>
            <w:webHidden/>
          </w:rPr>
        </w:r>
        <w:r w:rsidR="006E756A">
          <w:rPr>
            <w:noProof/>
            <w:webHidden/>
          </w:rPr>
          <w:fldChar w:fldCharType="separate"/>
        </w:r>
        <w:r w:rsidR="006E756A">
          <w:rPr>
            <w:noProof/>
            <w:webHidden/>
          </w:rPr>
          <w:t>1</w:t>
        </w:r>
        <w:r w:rsidR="006E756A">
          <w:rPr>
            <w:noProof/>
            <w:webHidden/>
          </w:rPr>
          <w:fldChar w:fldCharType="end"/>
        </w:r>
      </w:hyperlink>
    </w:p>
    <w:p w14:paraId="0CE0B35E" w14:textId="3CE39F64" w:rsidR="006E756A" w:rsidRDefault="00000000">
      <w:pPr>
        <w:pStyle w:val="TOC3"/>
        <w:rPr>
          <w:rFonts w:asciiTheme="minorHAnsi" w:eastAsiaTheme="minorEastAsia" w:hAnsiTheme="minorHAnsi" w:cstheme="minorBidi"/>
          <w:noProof/>
          <w:kern w:val="0"/>
          <w:sz w:val="22"/>
          <w:szCs w:val="22"/>
        </w:rPr>
      </w:pPr>
      <w:hyperlink w:anchor="_Toc110206844" w:history="1">
        <w:r w:rsidR="006E756A" w:rsidRPr="00391074">
          <w:rPr>
            <w:rStyle w:val="Hyperlink"/>
            <w:noProof/>
          </w:rPr>
          <w:t>1.1.1 Vấn đề tắc đường do xe cơ giới ở nước ta, ô nhiễm mỗi trường</w:t>
        </w:r>
        <w:r w:rsidR="006E756A">
          <w:rPr>
            <w:noProof/>
            <w:webHidden/>
          </w:rPr>
          <w:tab/>
        </w:r>
        <w:r w:rsidR="006E756A">
          <w:rPr>
            <w:noProof/>
            <w:webHidden/>
          </w:rPr>
          <w:fldChar w:fldCharType="begin"/>
        </w:r>
        <w:r w:rsidR="006E756A">
          <w:rPr>
            <w:noProof/>
            <w:webHidden/>
          </w:rPr>
          <w:instrText xml:space="preserve"> PAGEREF _Toc110206844 \h </w:instrText>
        </w:r>
        <w:r w:rsidR="006E756A">
          <w:rPr>
            <w:noProof/>
            <w:webHidden/>
          </w:rPr>
        </w:r>
        <w:r w:rsidR="006E756A">
          <w:rPr>
            <w:noProof/>
            <w:webHidden/>
          </w:rPr>
          <w:fldChar w:fldCharType="separate"/>
        </w:r>
        <w:r w:rsidR="006E756A">
          <w:rPr>
            <w:noProof/>
            <w:webHidden/>
          </w:rPr>
          <w:t>1</w:t>
        </w:r>
        <w:r w:rsidR="006E756A">
          <w:rPr>
            <w:noProof/>
            <w:webHidden/>
          </w:rPr>
          <w:fldChar w:fldCharType="end"/>
        </w:r>
      </w:hyperlink>
    </w:p>
    <w:p w14:paraId="234DD712" w14:textId="70B610FF" w:rsidR="006E756A" w:rsidRDefault="00000000">
      <w:pPr>
        <w:pStyle w:val="TOC3"/>
        <w:rPr>
          <w:rFonts w:asciiTheme="minorHAnsi" w:eastAsiaTheme="minorEastAsia" w:hAnsiTheme="minorHAnsi" w:cstheme="minorBidi"/>
          <w:noProof/>
          <w:kern w:val="0"/>
          <w:sz w:val="22"/>
          <w:szCs w:val="22"/>
        </w:rPr>
      </w:pPr>
      <w:hyperlink w:anchor="_Toc110206845" w:history="1">
        <w:r w:rsidR="006E756A" w:rsidRPr="00391074">
          <w:rPr>
            <w:rStyle w:val="Hyperlink"/>
            <w:noProof/>
          </w:rPr>
          <w:t>1.1.2 Phương pháp hiện có</w:t>
        </w:r>
        <w:r w:rsidR="006E756A">
          <w:rPr>
            <w:noProof/>
            <w:webHidden/>
          </w:rPr>
          <w:tab/>
        </w:r>
        <w:r w:rsidR="006E756A">
          <w:rPr>
            <w:noProof/>
            <w:webHidden/>
          </w:rPr>
          <w:fldChar w:fldCharType="begin"/>
        </w:r>
        <w:r w:rsidR="006E756A">
          <w:rPr>
            <w:noProof/>
            <w:webHidden/>
          </w:rPr>
          <w:instrText xml:space="preserve"> PAGEREF _Toc110206845 \h </w:instrText>
        </w:r>
        <w:r w:rsidR="006E756A">
          <w:rPr>
            <w:noProof/>
            <w:webHidden/>
          </w:rPr>
        </w:r>
        <w:r w:rsidR="006E756A">
          <w:rPr>
            <w:noProof/>
            <w:webHidden/>
          </w:rPr>
          <w:fldChar w:fldCharType="separate"/>
        </w:r>
        <w:r w:rsidR="006E756A">
          <w:rPr>
            <w:noProof/>
            <w:webHidden/>
          </w:rPr>
          <w:t>3</w:t>
        </w:r>
        <w:r w:rsidR="006E756A">
          <w:rPr>
            <w:noProof/>
            <w:webHidden/>
          </w:rPr>
          <w:fldChar w:fldCharType="end"/>
        </w:r>
      </w:hyperlink>
    </w:p>
    <w:p w14:paraId="7C4090AC" w14:textId="11475FAD" w:rsidR="006E756A"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10206846" w:history="1">
        <w:r w:rsidR="006E756A" w:rsidRPr="00391074">
          <w:rPr>
            <w:rStyle w:val="Hyperlink"/>
            <w:noProof/>
          </w:rPr>
          <w:t>1.2 Cơ sở thực tiễn</w:t>
        </w:r>
        <w:r w:rsidR="006E756A">
          <w:rPr>
            <w:noProof/>
            <w:webHidden/>
          </w:rPr>
          <w:tab/>
        </w:r>
        <w:r w:rsidR="006E756A">
          <w:rPr>
            <w:noProof/>
            <w:webHidden/>
          </w:rPr>
          <w:fldChar w:fldCharType="begin"/>
        </w:r>
        <w:r w:rsidR="006E756A">
          <w:rPr>
            <w:noProof/>
            <w:webHidden/>
          </w:rPr>
          <w:instrText xml:space="preserve"> PAGEREF _Toc110206846 \h </w:instrText>
        </w:r>
        <w:r w:rsidR="006E756A">
          <w:rPr>
            <w:noProof/>
            <w:webHidden/>
          </w:rPr>
        </w:r>
        <w:r w:rsidR="006E756A">
          <w:rPr>
            <w:noProof/>
            <w:webHidden/>
          </w:rPr>
          <w:fldChar w:fldCharType="separate"/>
        </w:r>
        <w:r w:rsidR="006E756A">
          <w:rPr>
            <w:noProof/>
            <w:webHidden/>
          </w:rPr>
          <w:t>4</w:t>
        </w:r>
        <w:r w:rsidR="006E756A">
          <w:rPr>
            <w:noProof/>
            <w:webHidden/>
          </w:rPr>
          <w:fldChar w:fldCharType="end"/>
        </w:r>
      </w:hyperlink>
    </w:p>
    <w:p w14:paraId="53FB0D18" w14:textId="5D0675C6" w:rsidR="006E756A"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10206847" w:history="1">
        <w:r w:rsidR="006E756A" w:rsidRPr="00391074">
          <w:rPr>
            <w:rStyle w:val="Hyperlink"/>
            <w:noProof/>
          </w:rPr>
          <w:t>1.3 Cơ sở lí thuyết</w:t>
        </w:r>
        <w:r w:rsidR="006E756A">
          <w:rPr>
            <w:noProof/>
            <w:webHidden/>
          </w:rPr>
          <w:tab/>
        </w:r>
        <w:r w:rsidR="006E756A">
          <w:rPr>
            <w:noProof/>
            <w:webHidden/>
          </w:rPr>
          <w:fldChar w:fldCharType="begin"/>
        </w:r>
        <w:r w:rsidR="006E756A">
          <w:rPr>
            <w:noProof/>
            <w:webHidden/>
          </w:rPr>
          <w:instrText xml:space="preserve"> PAGEREF _Toc110206847 \h </w:instrText>
        </w:r>
        <w:r w:rsidR="006E756A">
          <w:rPr>
            <w:noProof/>
            <w:webHidden/>
          </w:rPr>
        </w:r>
        <w:r w:rsidR="006E756A">
          <w:rPr>
            <w:noProof/>
            <w:webHidden/>
          </w:rPr>
          <w:fldChar w:fldCharType="separate"/>
        </w:r>
        <w:r w:rsidR="006E756A">
          <w:rPr>
            <w:noProof/>
            <w:webHidden/>
          </w:rPr>
          <w:t>4</w:t>
        </w:r>
        <w:r w:rsidR="006E756A">
          <w:rPr>
            <w:noProof/>
            <w:webHidden/>
          </w:rPr>
          <w:fldChar w:fldCharType="end"/>
        </w:r>
      </w:hyperlink>
    </w:p>
    <w:p w14:paraId="6132403C" w14:textId="0EBAC785" w:rsidR="006E756A" w:rsidRDefault="00000000">
      <w:pPr>
        <w:pStyle w:val="TOC1"/>
        <w:rPr>
          <w:rFonts w:asciiTheme="minorHAnsi" w:eastAsiaTheme="minorEastAsia" w:hAnsiTheme="minorHAnsi" w:cstheme="minorBidi"/>
          <w:b w:val="0"/>
          <w:noProof/>
          <w:kern w:val="0"/>
          <w:sz w:val="22"/>
          <w:szCs w:val="22"/>
        </w:rPr>
      </w:pPr>
      <w:hyperlink w:anchor="_Toc110206848" w:history="1">
        <w:r w:rsidR="006E756A" w:rsidRPr="00391074">
          <w:rPr>
            <w:rStyle w:val="Hyperlink"/>
            <w:noProof/>
          </w:rPr>
          <w:t>CHƯƠNG 2. LÝ THUYẾT VỀ JAVA</w:t>
        </w:r>
        <w:r w:rsidR="006E756A">
          <w:rPr>
            <w:noProof/>
            <w:webHidden/>
          </w:rPr>
          <w:tab/>
        </w:r>
        <w:r w:rsidR="006E756A">
          <w:rPr>
            <w:noProof/>
            <w:webHidden/>
          </w:rPr>
          <w:fldChar w:fldCharType="begin"/>
        </w:r>
        <w:r w:rsidR="006E756A">
          <w:rPr>
            <w:noProof/>
            <w:webHidden/>
          </w:rPr>
          <w:instrText xml:space="preserve"> PAGEREF _Toc110206848 \h </w:instrText>
        </w:r>
        <w:r w:rsidR="006E756A">
          <w:rPr>
            <w:noProof/>
            <w:webHidden/>
          </w:rPr>
        </w:r>
        <w:r w:rsidR="006E756A">
          <w:rPr>
            <w:noProof/>
            <w:webHidden/>
          </w:rPr>
          <w:fldChar w:fldCharType="separate"/>
        </w:r>
        <w:r w:rsidR="006E756A">
          <w:rPr>
            <w:noProof/>
            <w:webHidden/>
          </w:rPr>
          <w:t>6</w:t>
        </w:r>
        <w:r w:rsidR="006E756A">
          <w:rPr>
            <w:noProof/>
            <w:webHidden/>
          </w:rPr>
          <w:fldChar w:fldCharType="end"/>
        </w:r>
      </w:hyperlink>
    </w:p>
    <w:p w14:paraId="5FD73AED" w14:textId="767C18D8" w:rsidR="006E756A"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10206849" w:history="1">
        <w:r w:rsidR="006E756A" w:rsidRPr="00391074">
          <w:rPr>
            <w:rStyle w:val="Hyperlink"/>
            <w:noProof/>
          </w:rPr>
          <w:t>2.1 Java Core</w:t>
        </w:r>
        <w:r w:rsidR="006E756A">
          <w:rPr>
            <w:noProof/>
            <w:webHidden/>
          </w:rPr>
          <w:tab/>
        </w:r>
        <w:r w:rsidR="006E756A">
          <w:rPr>
            <w:noProof/>
            <w:webHidden/>
          </w:rPr>
          <w:fldChar w:fldCharType="begin"/>
        </w:r>
        <w:r w:rsidR="006E756A">
          <w:rPr>
            <w:noProof/>
            <w:webHidden/>
          </w:rPr>
          <w:instrText xml:space="preserve"> PAGEREF _Toc110206849 \h </w:instrText>
        </w:r>
        <w:r w:rsidR="006E756A">
          <w:rPr>
            <w:noProof/>
            <w:webHidden/>
          </w:rPr>
        </w:r>
        <w:r w:rsidR="006E756A">
          <w:rPr>
            <w:noProof/>
            <w:webHidden/>
          </w:rPr>
          <w:fldChar w:fldCharType="separate"/>
        </w:r>
        <w:r w:rsidR="006E756A">
          <w:rPr>
            <w:noProof/>
            <w:webHidden/>
          </w:rPr>
          <w:t>6</w:t>
        </w:r>
        <w:r w:rsidR="006E756A">
          <w:rPr>
            <w:noProof/>
            <w:webHidden/>
          </w:rPr>
          <w:fldChar w:fldCharType="end"/>
        </w:r>
      </w:hyperlink>
    </w:p>
    <w:p w14:paraId="5EFC7CF9" w14:textId="31D1C4B3" w:rsidR="006E756A" w:rsidRDefault="00000000">
      <w:pPr>
        <w:pStyle w:val="TOC3"/>
        <w:rPr>
          <w:rFonts w:asciiTheme="minorHAnsi" w:eastAsiaTheme="minorEastAsia" w:hAnsiTheme="minorHAnsi" w:cstheme="minorBidi"/>
          <w:noProof/>
          <w:kern w:val="0"/>
          <w:sz w:val="22"/>
          <w:szCs w:val="22"/>
        </w:rPr>
      </w:pPr>
      <w:hyperlink w:anchor="_Toc110206850" w:history="1">
        <w:r w:rsidR="006E756A" w:rsidRPr="00391074">
          <w:rPr>
            <w:rStyle w:val="Hyperlink"/>
            <w:noProof/>
          </w:rPr>
          <w:t xml:space="preserve">2.1.1 Biến </w:t>
        </w:r>
        <w:r w:rsidR="006E756A" w:rsidRPr="00391074">
          <w:rPr>
            <w:rStyle w:val="Hyperlink"/>
            <w:noProof/>
            <w:lang w:val="vi-VN"/>
          </w:rPr>
          <w:t>nguyên thuỷ (primitive) và tham chiếu (reference)</w:t>
        </w:r>
        <w:r w:rsidR="006E756A">
          <w:rPr>
            <w:noProof/>
            <w:webHidden/>
          </w:rPr>
          <w:tab/>
        </w:r>
        <w:r w:rsidR="006E756A">
          <w:rPr>
            <w:noProof/>
            <w:webHidden/>
          </w:rPr>
          <w:fldChar w:fldCharType="begin"/>
        </w:r>
        <w:r w:rsidR="006E756A">
          <w:rPr>
            <w:noProof/>
            <w:webHidden/>
          </w:rPr>
          <w:instrText xml:space="preserve"> PAGEREF _Toc110206850 \h </w:instrText>
        </w:r>
        <w:r w:rsidR="006E756A">
          <w:rPr>
            <w:noProof/>
            <w:webHidden/>
          </w:rPr>
        </w:r>
        <w:r w:rsidR="006E756A">
          <w:rPr>
            <w:noProof/>
            <w:webHidden/>
          </w:rPr>
          <w:fldChar w:fldCharType="separate"/>
        </w:r>
        <w:r w:rsidR="006E756A">
          <w:rPr>
            <w:noProof/>
            <w:webHidden/>
          </w:rPr>
          <w:t>6</w:t>
        </w:r>
        <w:r w:rsidR="006E756A">
          <w:rPr>
            <w:noProof/>
            <w:webHidden/>
          </w:rPr>
          <w:fldChar w:fldCharType="end"/>
        </w:r>
      </w:hyperlink>
    </w:p>
    <w:p w14:paraId="1753455C" w14:textId="527FF424" w:rsidR="006E756A" w:rsidRDefault="00000000">
      <w:pPr>
        <w:pStyle w:val="TOC3"/>
        <w:rPr>
          <w:rFonts w:asciiTheme="minorHAnsi" w:eastAsiaTheme="minorEastAsia" w:hAnsiTheme="minorHAnsi" w:cstheme="minorBidi"/>
          <w:noProof/>
          <w:kern w:val="0"/>
          <w:sz w:val="22"/>
          <w:szCs w:val="22"/>
        </w:rPr>
      </w:pPr>
      <w:hyperlink w:anchor="_Toc110206851" w:history="1">
        <w:r w:rsidR="006E756A" w:rsidRPr="00391074">
          <w:rPr>
            <w:rStyle w:val="Hyperlink"/>
            <w:noProof/>
          </w:rPr>
          <w:t>2.1.2 Auto boxing và auto unboxing trong lớp Wrapper</w:t>
        </w:r>
        <w:r w:rsidR="006E756A">
          <w:rPr>
            <w:noProof/>
            <w:webHidden/>
          </w:rPr>
          <w:tab/>
        </w:r>
        <w:r w:rsidR="006E756A">
          <w:rPr>
            <w:noProof/>
            <w:webHidden/>
          </w:rPr>
          <w:fldChar w:fldCharType="begin"/>
        </w:r>
        <w:r w:rsidR="006E756A">
          <w:rPr>
            <w:noProof/>
            <w:webHidden/>
          </w:rPr>
          <w:instrText xml:space="preserve"> PAGEREF _Toc110206851 \h </w:instrText>
        </w:r>
        <w:r w:rsidR="006E756A">
          <w:rPr>
            <w:noProof/>
            <w:webHidden/>
          </w:rPr>
        </w:r>
        <w:r w:rsidR="006E756A">
          <w:rPr>
            <w:noProof/>
            <w:webHidden/>
          </w:rPr>
          <w:fldChar w:fldCharType="separate"/>
        </w:r>
        <w:r w:rsidR="006E756A">
          <w:rPr>
            <w:noProof/>
            <w:webHidden/>
          </w:rPr>
          <w:t>7</w:t>
        </w:r>
        <w:r w:rsidR="006E756A">
          <w:rPr>
            <w:noProof/>
            <w:webHidden/>
          </w:rPr>
          <w:fldChar w:fldCharType="end"/>
        </w:r>
      </w:hyperlink>
    </w:p>
    <w:p w14:paraId="70989949" w14:textId="5FACC951" w:rsidR="006E756A" w:rsidRDefault="00000000">
      <w:pPr>
        <w:pStyle w:val="TOC3"/>
        <w:rPr>
          <w:rFonts w:asciiTheme="minorHAnsi" w:eastAsiaTheme="minorEastAsia" w:hAnsiTheme="minorHAnsi" w:cstheme="minorBidi"/>
          <w:noProof/>
          <w:kern w:val="0"/>
          <w:sz w:val="22"/>
          <w:szCs w:val="22"/>
        </w:rPr>
      </w:pPr>
      <w:hyperlink w:anchor="_Toc110206852" w:history="1">
        <w:r w:rsidR="006E756A" w:rsidRPr="00391074">
          <w:rPr>
            <w:rStyle w:val="Hyperlink"/>
            <w:noProof/>
          </w:rPr>
          <w:t>2.1.3 Lớp String</w:t>
        </w:r>
        <w:r w:rsidR="006E756A">
          <w:rPr>
            <w:noProof/>
            <w:webHidden/>
          </w:rPr>
          <w:tab/>
        </w:r>
        <w:r w:rsidR="006E756A">
          <w:rPr>
            <w:noProof/>
            <w:webHidden/>
          </w:rPr>
          <w:fldChar w:fldCharType="begin"/>
        </w:r>
        <w:r w:rsidR="006E756A">
          <w:rPr>
            <w:noProof/>
            <w:webHidden/>
          </w:rPr>
          <w:instrText xml:space="preserve"> PAGEREF _Toc110206852 \h </w:instrText>
        </w:r>
        <w:r w:rsidR="006E756A">
          <w:rPr>
            <w:noProof/>
            <w:webHidden/>
          </w:rPr>
        </w:r>
        <w:r w:rsidR="006E756A">
          <w:rPr>
            <w:noProof/>
            <w:webHidden/>
          </w:rPr>
          <w:fldChar w:fldCharType="separate"/>
        </w:r>
        <w:r w:rsidR="006E756A">
          <w:rPr>
            <w:noProof/>
            <w:webHidden/>
          </w:rPr>
          <w:t>8</w:t>
        </w:r>
        <w:r w:rsidR="006E756A">
          <w:rPr>
            <w:noProof/>
            <w:webHidden/>
          </w:rPr>
          <w:fldChar w:fldCharType="end"/>
        </w:r>
      </w:hyperlink>
    </w:p>
    <w:p w14:paraId="293D6E92" w14:textId="6254D96C" w:rsidR="006E756A" w:rsidRDefault="00000000">
      <w:pPr>
        <w:pStyle w:val="TOC3"/>
        <w:rPr>
          <w:rFonts w:asciiTheme="minorHAnsi" w:eastAsiaTheme="minorEastAsia" w:hAnsiTheme="minorHAnsi" w:cstheme="minorBidi"/>
          <w:noProof/>
          <w:kern w:val="0"/>
          <w:sz w:val="22"/>
          <w:szCs w:val="22"/>
        </w:rPr>
      </w:pPr>
      <w:hyperlink w:anchor="_Toc110206853" w:history="1">
        <w:r w:rsidR="006E756A" w:rsidRPr="00391074">
          <w:rPr>
            <w:rStyle w:val="Hyperlink"/>
            <w:noProof/>
          </w:rPr>
          <w:t>2.1.4 Biểu thức chính quy (Regular expression)</w:t>
        </w:r>
        <w:r w:rsidR="006E756A">
          <w:rPr>
            <w:noProof/>
            <w:webHidden/>
          </w:rPr>
          <w:tab/>
        </w:r>
        <w:r w:rsidR="006E756A">
          <w:rPr>
            <w:noProof/>
            <w:webHidden/>
          </w:rPr>
          <w:fldChar w:fldCharType="begin"/>
        </w:r>
        <w:r w:rsidR="006E756A">
          <w:rPr>
            <w:noProof/>
            <w:webHidden/>
          </w:rPr>
          <w:instrText xml:space="preserve"> PAGEREF _Toc110206853 \h </w:instrText>
        </w:r>
        <w:r w:rsidR="006E756A">
          <w:rPr>
            <w:noProof/>
            <w:webHidden/>
          </w:rPr>
        </w:r>
        <w:r w:rsidR="006E756A">
          <w:rPr>
            <w:noProof/>
            <w:webHidden/>
          </w:rPr>
          <w:fldChar w:fldCharType="separate"/>
        </w:r>
        <w:r w:rsidR="006E756A">
          <w:rPr>
            <w:noProof/>
            <w:webHidden/>
          </w:rPr>
          <w:t>9</w:t>
        </w:r>
        <w:r w:rsidR="006E756A">
          <w:rPr>
            <w:noProof/>
            <w:webHidden/>
          </w:rPr>
          <w:fldChar w:fldCharType="end"/>
        </w:r>
      </w:hyperlink>
    </w:p>
    <w:p w14:paraId="34C7A3FE" w14:textId="0EEE773F" w:rsidR="006E756A"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10206854" w:history="1">
        <w:r w:rsidR="006E756A" w:rsidRPr="00391074">
          <w:rPr>
            <w:rStyle w:val="Hyperlink"/>
            <w:noProof/>
          </w:rPr>
          <w:t>2.2 Lập trình hướng đối tượng (oop) trong Java</w:t>
        </w:r>
        <w:r w:rsidR="006E756A">
          <w:rPr>
            <w:noProof/>
            <w:webHidden/>
          </w:rPr>
          <w:tab/>
        </w:r>
        <w:r w:rsidR="006E756A">
          <w:rPr>
            <w:noProof/>
            <w:webHidden/>
          </w:rPr>
          <w:fldChar w:fldCharType="begin"/>
        </w:r>
        <w:r w:rsidR="006E756A">
          <w:rPr>
            <w:noProof/>
            <w:webHidden/>
          </w:rPr>
          <w:instrText xml:space="preserve"> PAGEREF _Toc110206854 \h </w:instrText>
        </w:r>
        <w:r w:rsidR="006E756A">
          <w:rPr>
            <w:noProof/>
            <w:webHidden/>
          </w:rPr>
        </w:r>
        <w:r w:rsidR="006E756A">
          <w:rPr>
            <w:noProof/>
            <w:webHidden/>
          </w:rPr>
          <w:fldChar w:fldCharType="separate"/>
        </w:r>
        <w:r w:rsidR="006E756A">
          <w:rPr>
            <w:noProof/>
            <w:webHidden/>
          </w:rPr>
          <w:t>9</w:t>
        </w:r>
        <w:r w:rsidR="006E756A">
          <w:rPr>
            <w:noProof/>
            <w:webHidden/>
          </w:rPr>
          <w:fldChar w:fldCharType="end"/>
        </w:r>
      </w:hyperlink>
    </w:p>
    <w:p w14:paraId="69EB0FA7" w14:textId="1EF06C32" w:rsidR="006E756A" w:rsidRDefault="00000000">
      <w:pPr>
        <w:pStyle w:val="TOC3"/>
        <w:rPr>
          <w:rFonts w:asciiTheme="minorHAnsi" w:eastAsiaTheme="minorEastAsia" w:hAnsiTheme="minorHAnsi" w:cstheme="minorBidi"/>
          <w:noProof/>
          <w:kern w:val="0"/>
          <w:sz w:val="22"/>
          <w:szCs w:val="22"/>
        </w:rPr>
      </w:pPr>
      <w:hyperlink w:anchor="_Toc110206855" w:history="1">
        <w:r w:rsidR="006E756A" w:rsidRPr="00391074">
          <w:rPr>
            <w:rStyle w:val="Hyperlink"/>
            <w:noProof/>
          </w:rPr>
          <w:t>2.2.1 Lớp Object</w:t>
        </w:r>
        <w:r w:rsidR="006E756A">
          <w:rPr>
            <w:noProof/>
            <w:webHidden/>
          </w:rPr>
          <w:tab/>
        </w:r>
        <w:r w:rsidR="006E756A">
          <w:rPr>
            <w:noProof/>
            <w:webHidden/>
          </w:rPr>
          <w:fldChar w:fldCharType="begin"/>
        </w:r>
        <w:r w:rsidR="006E756A">
          <w:rPr>
            <w:noProof/>
            <w:webHidden/>
          </w:rPr>
          <w:instrText xml:space="preserve"> PAGEREF _Toc110206855 \h </w:instrText>
        </w:r>
        <w:r w:rsidR="006E756A">
          <w:rPr>
            <w:noProof/>
            <w:webHidden/>
          </w:rPr>
        </w:r>
        <w:r w:rsidR="006E756A">
          <w:rPr>
            <w:noProof/>
            <w:webHidden/>
          </w:rPr>
          <w:fldChar w:fldCharType="separate"/>
        </w:r>
        <w:r w:rsidR="006E756A">
          <w:rPr>
            <w:noProof/>
            <w:webHidden/>
          </w:rPr>
          <w:t>9</w:t>
        </w:r>
        <w:r w:rsidR="006E756A">
          <w:rPr>
            <w:noProof/>
            <w:webHidden/>
          </w:rPr>
          <w:fldChar w:fldCharType="end"/>
        </w:r>
      </w:hyperlink>
    </w:p>
    <w:p w14:paraId="79C46556" w14:textId="435D99BB" w:rsidR="006E756A" w:rsidRDefault="00000000">
      <w:pPr>
        <w:pStyle w:val="TOC3"/>
        <w:rPr>
          <w:rFonts w:asciiTheme="minorHAnsi" w:eastAsiaTheme="minorEastAsia" w:hAnsiTheme="minorHAnsi" w:cstheme="minorBidi"/>
          <w:noProof/>
          <w:kern w:val="0"/>
          <w:sz w:val="22"/>
          <w:szCs w:val="22"/>
        </w:rPr>
      </w:pPr>
      <w:hyperlink w:anchor="_Toc110206856" w:history="1">
        <w:r w:rsidR="006E756A" w:rsidRPr="00391074">
          <w:rPr>
            <w:rStyle w:val="Hyperlink"/>
            <w:noProof/>
          </w:rPr>
          <w:t>2.2.2 Các tính chất của lập trình hướng đối tượng trong Java</w:t>
        </w:r>
        <w:r w:rsidR="006E756A">
          <w:rPr>
            <w:noProof/>
            <w:webHidden/>
          </w:rPr>
          <w:tab/>
        </w:r>
        <w:r w:rsidR="006E756A">
          <w:rPr>
            <w:noProof/>
            <w:webHidden/>
          </w:rPr>
          <w:fldChar w:fldCharType="begin"/>
        </w:r>
        <w:r w:rsidR="006E756A">
          <w:rPr>
            <w:noProof/>
            <w:webHidden/>
          </w:rPr>
          <w:instrText xml:space="preserve"> PAGEREF _Toc110206856 \h </w:instrText>
        </w:r>
        <w:r w:rsidR="006E756A">
          <w:rPr>
            <w:noProof/>
            <w:webHidden/>
          </w:rPr>
        </w:r>
        <w:r w:rsidR="006E756A">
          <w:rPr>
            <w:noProof/>
            <w:webHidden/>
          </w:rPr>
          <w:fldChar w:fldCharType="separate"/>
        </w:r>
        <w:r w:rsidR="006E756A">
          <w:rPr>
            <w:noProof/>
            <w:webHidden/>
          </w:rPr>
          <w:t>10</w:t>
        </w:r>
        <w:r w:rsidR="006E756A">
          <w:rPr>
            <w:noProof/>
            <w:webHidden/>
          </w:rPr>
          <w:fldChar w:fldCharType="end"/>
        </w:r>
      </w:hyperlink>
    </w:p>
    <w:p w14:paraId="7E70951E" w14:textId="4F8109B3" w:rsidR="006E756A" w:rsidRDefault="00000000">
      <w:pPr>
        <w:pStyle w:val="TOC3"/>
        <w:rPr>
          <w:rFonts w:asciiTheme="minorHAnsi" w:eastAsiaTheme="minorEastAsia" w:hAnsiTheme="minorHAnsi" w:cstheme="minorBidi"/>
          <w:noProof/>
          <w:kern w:val="0"/>
          <w:sz w:val="22"/>
          <w:szCs w:val="22"/>
        </w:rPr>
      </w:pPr>
      <w:hyperlink w:anchor="_Toc110206857" w:history="1">
        <w:r w:rsidR="006E756A" w:rsidRPr="00391074">
          <w:rPr>
            <w:rStyle w:val="Hyperlink"/>
            <w:noProof/>
          </w:rPr>
          <w:t>2.2.3 Đa kế thừa</w:t>
        </w:r>
        <w:r w:rsidR="006E756A">
          <w:rPr>
            <w:noProof/>
            <w:webHidden/>
          </w:rPr>
          <w:tab/>
        </w:r>
        <w:r w:rsidR="006E756A">
          <w:rPr>
            <w:noProof/>
            <w:webHidden/>
          </w:rPr>
          <w:fldChar w:fldCharType="begin"/>
        </w:r>
        <w:r w:rsidR="006E756A">
          <w:rPr>
            <w:noProof/>
            <w:webHidden/>
          </w:rPr>
          <w:instrText xml:space="preserve"> PAGEREF _Toc110206857 \h </w:instrText>
        </w:r>
        <w:r w:rsidR="006E756A">
          <w:rPr>
            <w:noProof/>
            <w:webHidden/>
          </w:rPr>
        </w:r>
        <w:r w:rsidR="006E756A">
          <w:rPr>
            <w:noProof/>
            <w:webHidden/>
          </w:rPr>
          <w:fldChar w:fldCharType="separate"/>
        </w:r>
        <w:r w:rsidR="006E756A">
          <w:rPr>
            <w:noProof/>
            <w:webHidden/>
          </w:rPr>
          <w:t>11</w:t>
        </w:r>
        <w:r w:rsidR="006E756A">
          <w:rPr>
            <w:noProof/>
            <w:webHidden/>
          </w:rPr>
          <w:fldChar w:fldCharType="end"/>
        </w:r>
      </w:hyperlink>
    </w:p>
    <w:p w14:paraId="401589EC" w14:textId="7763AD7E" w:rsidR="006E756A" w:rsidRDefault="00000000">
      <w:pPr>
        <w:pStyle w:val="TOC3"/>
        <w:rPr>
          <w:rFonts w:asciiTheme="minorHAnsi" w:eastAsiaTheme="minorEastAsia" w:hAnsiTheme="minorHAnsi" w:cstheme="minorBidi"/>
          <w:noProof/>
          <w:kern w:val="0"/>
          <w:sz w:val="22"/>
          <w:szCs w:val="22"/>
        </w:rPr>
      </w:pPr>
      <w:hyperlink w:anchor="_Toc110206858" w:history="1">
        <w:r w:rsidR="006E756A" w:rsidRPr="00391074">
          <w:rPr>
            <w:rStyle w:val="Hyperlink"/>
            <w:noProof/>
          </w:rPr>
          <w:t>2.2.4 Abstract class và Interface</w:t>
        </w:r>
        <w:r w:rsidR="006E756A">
          <w:rPr>
            <w:noProof/>
            <w:webHidden/>
          </w:rPr>
          <w:tab/>
        </w:r>
        <w:r w:rsidR="006E756A">
          <w:rPr>
            <w:noProof/>
            <w:webHidden/>
          </w:rPr>
          <w:fldChar w:fldCharType="begin"/>
        </w:r>
        <w:r w:rsidR="006E756A">
          <w:rPr>
            <w:noProof/>
            <w:webHidden/>
          </w:rPr>
          <w:instrText xml:space="preserve"> PAGEREF _Toc110206858 \h </w:instrText>
        </w:r>
        <w:r w:rsidR="006E756A">
          <w:rPr>
            <w:noProof/>
            <w:webHidden/>
          </w:rPr>
        </w:r>
        <w:r w:rsidR="006E756A">
          <w:rPr>
            <w:noProof/>
            <w:webHidden/>
          </w:rPr>
          <w:fldChar w:fldCharType="separate"/>
        </w:r>
        <w:r w:rsidR="006E756A">
          <w:rPr>
            <w:noProof/>
            <w:webHidden/>
          </w:rPr>
          <w:t>12</w:t>
        </w:r>
        <w:r w:rsidR="006E756A">
          <w:rPr>
            <w:noProof/>
            <w:webHidden/>
          </w:rPr>
          <w:fldChar w:fldCharType="end"/>
        </w:r>
      </w:hyperlink>
    </w:p>
    <w:p w14:paraId="1558FD7A" w14:textId="6070E379" w:rsidR="006E756A" w:rsidRDefault="00000000">
      <w:pPr>
        <w:pStyle w:val="TOC3"/>
        <w:rPr>
          <w:rFonts w:asciiTheme="minorHAnsi" w:eastAsiaTheme="minorEastAsia" w:hAnsiTheme="minorHAnsi" w:cstheme="minorBidi"/>
          <w:noProof/>
          <w:kern w:val="0"/>
          <w:sz w:val="22"/>
          <w:szCs w:val="22"/>
        </w:rPr>
      </w:pPr>
      <w:hyperlink w:anchor="_Toc110206859" w:history="1">
        <w:r w:rsidR="006E756A" w:rsidRPr="00391074">
          <w:rPr>
            <w:rStyle w:val="Hyperlink"/>
            <w:noProof/>
          </w:rPr>
          <w:t>2.2.5 Generic và Collection</w:t>
        </w:r>
        <w:r w:rsidR="006E756A">
          <w:rPr>
            <w:noProof/>
            <w:webHidden/>
          </w:rPr>
          <w:tab/>
        </w:r>
        <w:r w:rsidR="006E756A">
          <w:rPr>
            <w:noProof/>
            <w:webHidden/>
          </w:rPr>
          <w:fldChar w:fldCharType="begin"/>
        </w:r>
        <w:r w:rsidR="006E756A">
          <w:rPr>
            <w:noProof/>
            <w:webHidden/>
          </w:rPr>
          <w:instrText xml:space="preserve"> PAGEREF _Toc110206859 \h </w:instrText>
        </w:r>
        <w:r w:rsidR="006E756A">
          <w:rPr>
            <w:noProof/>
            <w:webHidden/>
          </w:rPr>
        </w:r>
        <w:r w:rsidR="006E756A">
          <w:rPr>
            <w:noProof/>
            <w:webHidden/>
          </w:rPr>
          <w:fldChar w:fldCharType="separate"/>
        </w:r>
        <w:r w:rsidR="006E756A">
          <w:rPr>
            <w:noProof/>
            <w:webHidden/>
          </w:rPr>
          <w:t>12</w:t>
        </w:r>
        <w:r w:rsidR="006E756A">
          <w:rPr>
            <w:noProof/>
            <w:webHidden/>
          </w:rPr>
          <w:fldChar w:fldCharType="end"/>
        </w:r>
      </w:hyperlink>
    </w:p>
    <w:p w14:paraId="1200E387" w14:textId="63A26EA1" w:rsidR="006E756A" w:rsidRDefault="00000000">
      <w:pPr>
        <w:pStyle w:val="TOC3"/>
        <w:rPr>
          <w:rFonts w:asciiTheme="minorHAnsi" w:eastAsiaTheme="minorEastAsia" w:hAnsiTheme="minorHAnsi" w:cstheme="minorBidi"/>
          <w:noProof/>
          <w:kern w:val="0"/>
          <w:sz w:val="22"/>
          <w:szCs w:val="22"/>
        </w:rPr>
      </w:pPr>
      <w:hyperlink w:anchor="_Toc110206860" w:history="1">
        <w:r w:rsidR="006E756A" w:rsidRPr="00391074">
          <w:rPr>
            <w:rStyle w:val="Hyperlink"/>
            <w:noProof/>
          </w:rPr>
          <w:t>2.2.6 Stream Api và Lamda Expressions</w:t>
        </w:r>
        <w:r w:rsidR="006E756A">
          <w:rPr>
            <w:noProof/>
            <w:webHidden/>
          </w:rPr>
          <w:tab/>
        </w:r>
        <w:r w:rsidR="006E756A">
          <w:rPr>
            <w:noProof/>
            <w:webHidden/>
          </w:rPr>
          <w:fldChar w:fldCharType="begin"/>
        </w:r>
        <w:r w:rsidR="006E756A">
          <w:rPr>
            <w:noProof/>
            <w:webHidden/>
          </w:rPr>
          <w:instrText xml:space="preserve"> PAGEREF _Toc110206860 \h </w:instrText>
        </w:r>
        <w:r w:rsidR="006E756A">
          <w:rPr>
            <w:noProof/>
            <w:webHidden/>
          </w:rPr>
        </w:r>
        <w:r w:rsidR="006E756A">
          <w:rPr>
            <w:noProof/>
            <w:webHidden/>
          </w:rPr>
          <w:fldChar w:fldCharType="separate"/>
        </w:r>
        <w:r w:rsidR="006E756A">
          <w:rPr>
            <w:noProof/>
            <w:webHidden/>
          </w:rPr>
          <w:t>14</w:t>
        </w:r>
        <w:r w:rsidR="006E756A">
          <w:rPr>
            <w:noProof/>
            <w:webHidden/>
          </w:rPr>
          <w:fldChar w:fldCharType="end"/>
        </w:r>
      </w:hyperlink>
    </w:p>
    <w:p w14:paraId="472559FB" w14:textId="49551AAD" w:rsidR="006E756A"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10206861" w:history="1">
        <w:r w:rsidR="006E756A" w:rsidRPr="00391074">
          <w:rPr>
            <w:rStyle w:val="Hyperlink"/>
            <w:noProof/>
          </w:rPr>
          <w:t>2.3 Bảo mật trong Java</w:t>
        </w:r>
        <w:r w:rsidR="006E756A">
          <w:rPr>
            <w:noProof/>
            <w:webHidden/>
          </w:rPr>
          <w:tab/>
        </w:r>
        <w:r w:rsidR="006E756A">
          <w:rPr>
            <w:noProof/>
            <w:webHidden/>
          </w:rPr>
          <w:fldChar w:fldCharType="begin"/>
        </w:r>
        <w:r w:rsidR="006E756A">
          <w:rPr>
            <w:noProof/>
            <w:webHidden/>
          </w:rPr>
          <w:instrText xml:space="preserve"> PAGEREF _Toc110206861 \h </w:instrText>
        </w:r>
        <w:r w:rsidR="006E756A">
          <w:rPr>
            <w:noProof/>
            <w:webHidden/>
          </w:rPr>
        </w:r>
        <w:r w:rsidR="006E756A">
          <w:rPr>
            <w:noProof/>
            <w:webHidden/>
          </w:rPr>
          <w:fldChar w:fldCharType="separate"/>
        </w:r>
        <w:r w:rsidR="006E756A">
          <w:rPr>
            <w:noProof/>
            <w:webHidden/>
          </w:rPr>
          <w:t>14</w:t>
        </w:r>
        <w:r w:rsidR="006E756A">
          <w:rPr>
            <w:noProof/>
            <w:webHidden/>
          </w:rPr>
          <w:fldChar w:fldCharType="end"/>
        </w:r>
      </w:hyperlink>
    </w:p>
    <w:p w14:paraId="7EF9C4E7" w14:textId="143FE145" w:rsidR="006E756A" w:rsidRDefault="00000000">
      <w:pPr>
        <w:pStyle w:val="TOC3"/>
        <w:rPr>
          <w:rFonts w:asciiTheme="minorHAnsi" w:eastAsiaTheme="minorEastAsia" w:hAnsiTheme="minorHAnsi" w:cstheme="minorBidi"/>
          <w:noProof/>
          <w:kern w:val="0"/>
          <w:sz w:val="22"/>
          <w:szCs w:val="22"/>
        </w:rPr>
      </w:pPr>
      <w:hyperlink w:anchor="_Toc110206862" w:history="1">
        <w:r w:rsidR="006E756A" w:rsidRPr="00391074">
          <w:rPr>
            <w:rStyle w:val="Hyperlink"/>
            <w:noProof/>
            <w:lang w:val="vi-VN"/>
          </w:rPr>
          <w:t>2.3.1 Phòng chống được lỗi XSS</w:t>
        </w:r>
        <w:r w:rsidR="006E756A">
          <w:rPr>
            <w:noProof/>
            <w:webHidden/>
          </w:rPr>
          <w:tab/>
        </w:r>
        <w:r w:rsidR="006E756A">
          <w:rPr>
            <w:noProof/>
            <w:webHidden/>
          </w:rPr>
          <w:fldChar w:fldCharType="begin"/>
        </w:r>
        <w:r w:rsidR="006E756A">
          <w:rPr>
            <w:noProof/>
            <w:webHidden/>
          </w:rPr>
          <w:instrText xml:space="preserve"> PAGEREF _Toc110206862 \h </w:instrText>
        </w:r>
        <w:r w:rsidR="006E756A">
          <w:rPr>
            <w:noProof/>
            <w:webHidden/>
          </w:rPr>
        </w:r>
        <w:r w:rsidR="006E756A">
          <w:rPr>
            <w:noProof/>
            <w:webHidden/>
          </w:rPr>
          <w:fldChar w:fldCharType="separate"/>
        </w:r>
        <w:r w:rsidR="006E756A">
          <w:rPr>
            <w:noProof/>
            <w:webHidden/>
          </w:rPr>
          <w:t>15</w:t>
        </w:r>
        <w:r w:rsidR="006E756A">
          <w:rPr>
            <w:noProof/>
            <w:webHidden/>
          </w:rPr>
          <w:fldChar w:fldCharType="end"/>
        </w:r>
      </w:hyperlink>
    </w:p>
    <w:p w14:paraId="4F03C023" w14:textId="3C8238C6" w:rsidR="006E756A" w:rsidRDefault="00000000">
      <w:pPr>
        <w:pStyle w:val="TOC3"/>
        <w:rPr>
          <w:rFonts w:asciiTheme="minorHAnsi" w:eastAsiaTheme="minorEastAsia" w:hAnsiTheme="minorHAnsi" w:cstheme="minorBidi"/>
          <w:noProof/>
          <w:kern w:val="0"/>
          <w:sz w:val="22"/>
          <w:szCs w:val="22"/>
        </w:rPr>
      </w:pPr>
      <w:hyperlink w:anchor="_Toc110206863" w:history="1">
        <w:r w:rsidR="006E756A" w:rsidRPr="00391074">
          <w:rPr>
            <w:rStyle w:val="Hyperlink"/>
            <w:noProof/>
            <w:lang w:val="vi-VN"/>
          </w:rPr>
          <w:t>2.3.2 Phòng chống được lỗi SQL Injection</w:t>
        </w:r>
        <w:r w:rsidR="006E756A">
          <w:rPr>
            <w:noProof/>
            <w:webHidden/>
          </w:rPr>
          <w:tab/>
        </w:r>
        <w:r w:rsidR="006E756A">
          <w:rPr>
            <w:noProof/>
            <w:webHidden/>
          </w:rPr>
          <w:fldChar w:fldCharType="begin"/>
        </w:r>
        <w:r w:rsidR="006E756A">
          <w:rPr>
            <w:noProof/>
            <w:webHidden/>
          </w:rPr>
          <w:instrText xml:space="preserve"> PAGEREF _Toc110206863 \h </w:instrText>
        </w:r>
        <w:r w:rsidR="006E756A">
          <w:rPr>
            <w:noProof/>
            <w:webHidden/>
          </w:rPr>
        </w:r>
        <w:r w:rsidR="006E756A">
          <w:rPr>
            <w:noProof/>
            <w:webHidden/>
          </w:rPr>
          <w:fldChar w:fldCharType="separate"/>
        </w:r>
        <w:r w:rsidR="006E756A">
          <w:rPr>
            <w:noProof/>
            <w:webHidden/>
          </w:rPr>
          <w:t>15</w:t>
        </w:r>
        <w:r w:rsidR="006E756A">
          <w:rPr>
            <w:noProof/>
            <w:webHidden/>
          </w:rPr>
          <w:fldChar w:fldCharType="end"/>
        </w:r>
      </w:hyperlink>
    </w:p>
    <w:p w14:paraId="5DEEE00C" w14:textId="2A608690" w:rsidR="006E756A" w:rsidRDefault="00000000">
      <w:pPr>
        <w:pStyle w:val="TOC3"/>
        <w:rPr>
          <w:rFonts w:asciiTheme="minorHAnsi" w:eastAsiaTheme="minorEastAsia" w:hAnsiTheme="minorHAnsi" w:cstheme="minorBidi"/>
          <w:noProof/>
          <w:kern w:val="0"/>
          <w:sz w:val="22"/>
          <w:szCs w:val="22"/>
        </w:rPr>
      </w:pPr>
      <w:hyperlink w:anchor="_Toc110206864" w:history="1">
        <w:r w:rsidR="006E756A" w:rsidRPr="00391074">
          <w:rPr>
            <w:rStyle w:val="Hyperlink"/>
            <w:noProof/>
          </w:rPr>
          <w:t>2.3.3 Mã hoá dữ liệu nhậy cảm</w:t>
        </w:r>
        <w:r w:rsidR="006E756A">
          <w:rPr>
            <w:noProof/>
            <w:webHidden/>
          </w:rPr>
          <w:tab/>
        </w:r>
        <w:r w:rsidR="006E756A">
          <w:rPr>
            <w:noProof/>
            <w:webHidden/>
          </w:rPr>
          <w:fldChar w:fldCharType="begin"/>
        </w:r>
        <w:r w:rsidR="006E756A">
          <w:rPr>
            <w:noProof/>
            <w:webHidden/>
          </w:rPr>
          <w:instrText xml:space="preserve"> PAGEREF _Toc110206864 \h </w:instrText>
        </w:r>
        <w:r w:rsidR="006E756A">
          <w:rPr>
            <w:noProof/>
            <w:webHidden/>
          </w:rPr>
        </w:r>
        <w:r w:rsidR="006E756A">
          <w:rPr>
            <w:noProof/>
            <w:webHidden/>
          </w:rPr>
          <w:fldChar w:fldCharType="separate"/>
        </w:r>
        <w:r w:rsidR="006E756A">
          <w:rPr>
            <w:noProof/>
            <w:webHidden/>
          </w:rPr>
          <w:t>16</w:t>
        </w:r>
        <w:r w:rsidR="006E756A">
          <w:rPr>
            <w:noProof/>
            <w:webHidden/>
          </w:rPr>
          <w:fldChar w:fldCharType="end"/>
        </w:r>
      </w:hyperlink>
    </w:p>
    <w:p w14:paraId="30160454" w14:textId="0AFCBA8F" w:rsidR="006E756A" w:rsidRDefault="00000000">
      <w:pPr>
        <w:pStyle w:val="TOC1"/>
        <w:rPr>
          <w:rFonts w:asciiTheme="minorHAnsi" w:eastAsiaTheme="minorEastAsia" w:hAnsiTheme="minorHAnsi" w:cstheme="minorBidi"/>
          <w:b w:val="0"/>
          <w:noProof/>
          <w:kern w:val="0"/>
          <w:sz w:val="22"/>
          <w:szCs w:val="22"/>
        </w:rPr>
      </w:pPr>
      <w:hyperlink w:anchor="_Toc110206865" w:history="1">
        <w:r w:rsidR="006E756A" w:rsidRPr="00391074">
          <w:rPr>
            <w:rStyle w:val="Hyperlink"/>
            <w:noProof/>
          </w:rPr>
          <w:t>CHƯƠNG 3. THIẾT KẾ HỆ THỐNG</w:t>
        </w:r>
        <w:r w:rsidR="006E756A">
          <w:rPr>
            <w:noProof/>
            <w:webHidden/>
          </w:rPr>
          <w:tab/>
        </w:r>
        <w:r w:rsidR="006E756A">
          <w:rPr>
            <w:noProof/>
            <w:webHidden/>
          </w:rPr>
          <w:fldChar w:fldCharType="begin"/>
        </w:r>
        <w:r w:rsidR="006E756A">
          <w:rPr>
            <w:noProof/>
            <w:webHidden/>
          </w:rPr>
          <w:instrText xml:space="preserve"> PAGEREF _Toc110206865 \h </w:instrText>
        </w:r>
        <w:r w:rsidR="006E756A">
          <w:rPr>
            <w:noProof/>
            <w:webHidden/>
          </w:rPr>
        </w:r>
        <w:r w:rsidR="006E756A">
          <w:rPr>
            <w:noProof/>
            <w:webHidden/>
          </w:rPr>
          <w:fldChar w:fldCharType="separate"/>
        </w:r>
        <w:r w:rsidR="006E756A">
          <w:rPr>
            <w:noProof/>
            <w:webHidden/>
          </w:rPr>
          <w:t>17</w:t>
        </w:r>
        <w:r w:rsidR="006E756A">
          <w:rPr>
            <w:noProof/>
            <w:webHidden/>
          </w:rPr>
          <w:fldChar w:fldCharType="end"/>
        </w:r>
      </w:hyperlink>
    </w:p>
    <w:p w14:paraId="57B0C76E" w14:textId="3CA0984E" w:rsidR="006E756A"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10206866" w:history="1">
        <w:r w:rsidR="006E756A" w:rsidRPr="00391074">
          <w:rPr>
            <w:rStyle w:val="Hyperlink"/>
            <w:noProof/>
          </w:rPr>
          <w:t>3.1 Thiết kế sơ đồ khối</w:t>
        </w:r>
        <w:r w:rsidR="006E756A">
          <w:rPr>
            <w:noProof/>
            <w:webHidden/>
          </w:rPr>
          <w:tab/>
        </w:r>
        <w:r w:rsidR="006E756A">
          <w:rPr>
            <w:noProof/>
            <w:webHidden/>
          </w:rPr>
          <w:fldChar w:fldCharType="begin"/>
        </w:r>
        <w:r w:rsidR="006E756A">
          <w:rPr>
            <w:noProof/>
            <w:webHidden/>
          </w:rPr>
          <w:instrText xml:space="preserve"> PAGEREF _Toc110206866 \h </w:instrText>
        </w:r>
        <w:r w:rsidR="006E756A">
          <w:rPr>
            <w:noProof/>
            <w:webHidden/>
          </w:rPr>
        </w:r>
        <w:r w:rsidR="006E756A">
          <w:rPr>
            <w:noProof/>
            <w:webHidden/>
          </w:rPr>
          <w:fldChar w:fldCharType="separate"/>
        </w:r>
        <w:r w:rsidR="006E756A">
          <w:rPr>
            <w:noProof/>
            <w:webHidden/>
          </w:rPr>
          <w:t>17</w:t>
        </w:r>
        <w:r w:rsidR="006E756A">
          <w:rPr>
            <w:noProof/>
            <w:webHidden/>
          </w:rPr>
          <w:fldChar w:fldCharType="end"/>
        </w:r>
      </w:hyperlink>
    </w:p>
    <w:p w14:paraId="33DFBAA7" w14:textId="759518C5" w:rsidR="006E756A" w:rsidRDefault="00000000">
      <w:pPr>
        <w:pStyle w:val="TOC3"/>
        <w:rPr>
          <w:rFonts w:asciiTheme="minorHAnsi" w:eastAsiaTheme="minorEastAsia" w:hAnsiTheme="minorHAnsi" w:cstheme="minorBidi"/>
          <w:noProof/>
          <w:kern w:val="0"/>
          <w:sz w:val="22"/>
          <w:szCs w:val="22"/>
        </w:rPr>
      </w:pPr>
      <w:hyperlink w:anchor="_Toc110206867" w:history="1">
        <w:r w:rsidR="006E756A" w:rsidRPr="00391074">
          <w:rPr>
            <w:rStyle w:val="Hyperlink"/>
            <w:noProof/>
            <w:lang w:val="vi-VN"/>
          </w:rPr>
          <w:t>3.1.1 Khối IoT Messaging server và khối IoT Messaging client</w:t>
        </w:r>
        <w:r w:rsidR="006E756A">
          <w:rPr>
            <w:noProof/>
            <w:webHidden/>
          </w:rPr>
          <w:tab/>
        </w:r>
        <w:r w:rsidR="006E756A">
          <w:rPr>
            <w:noProof/>
            <w:webHidden/>
          </w:rPr>
          <w:fldChar w:fldCharType="begin"/>
        </w:r>
        <w:r w:rsidR="006E756A">
          <w:rPr>
            <w:noProof/>
            <w:webHidden/>
          </w:rPr>
          <w:instrText xml:space="preserve"> PAGEREF _Toc110206867 \h </w:instrText>
        </w:r>
        <w:r w:rsidR="006E756A">
          <w:rPr>
            <w:noProof/>
            <w:webHidden/>
          </w:rPr>
        </w:r>
        <w:r w:rsidR="006E756A">
          <w:rPr>
            <w:noProof/>
            <w:webHidden/>
          </w:rPr>
          <w:fldChar w:fldCharType="separate"/>
        </w:r>
        <w:r w:rsidR="006E756A">
          <w:rPr>
            <w:noProof/>
            <w:webHidden/>
          </w:rPr>
          <w:t>17</w:t>
        </w:r>
        <w:r w:rsidR="006E756A">
          <w:rPr>
            <w:noProof/>
            <w:webHidden/>
          </w:rPr>
          <w:fldChar w:fldCharType="end"/>
        </w:r>
      </w:hyperlink>
    </w:p>
    <w:p w14:paraId="29085D87" w14:textId="2F4826BD" w:rsidR="006E756A" w:rsidRDefault="00000000">
      <w:pPr>
        <w:pStyle w:val="TOC3"/>
        <w:rPr>
          <w:rFonts w:asciiTheme="minorHAnsi" w:eastAsiaTheme="minorEastAsia" w:hAnsiTheme="minorHAnsi" w:cstheme="minorBidi"/>
          <w:noProof/>
          <w:kern w:val="0"/>
          <w:sz w:val="22"/>
          <w:szCs w:val="22"/>
        </w:rPr>
      </w:pPr>
      <w:hyperlink w:anchor="_Toc110206868" w:history="1">
        <w:r w:rsidR="006E756A" w:rsidRPr="00391074">
          <w:rPr>
            <w:rStyle w:val="Hyperlink"/>
            <w:noProof/>
            <w:lang w:val="vi-VN"/>
          </w:rPr>
          <w:t xml:space="preserve">3.1.2 Khối </w:t>
        </w:r>
        <w:r w:rsidR="006E756A" w:rsidRPr="00391074">
          <w:rPr>
            <w:rStyle w:val="Hyperlink"/>
            <w:noProof/>
          </w:rPr>
          <w:t>B</w:t>
        </w:r>
        <w:r w:rsidR="006E756A" w:rsidRPr="00391074">
          <w:rPr>
            <w:rStyle w:val="Hyperlink"/>
            <w:noProof/>
            <w:lang w:val="vi-VN"/>
          </w:rPr>
          <w:t>ackend</w:t>
        </w:r>
        <w:r w:rsidR="006E756A">
          <w:rPr>
            <w:noProof/>
            <w:webHidden/>
          </w:rPr>
          <w:tab/>
        </w:r>
        <w:r w:rsidR="006E756A">
          <w:rPr>
            <w:noProof/>
            <w:webHidden/>
          </w:rPr>
          <w:fldChar w:fldCharType="begin"/>
        </w:r>
        <w:r w:rsidR="006E756A">
          <w:rPr>
            <w:noProof/>
            <w:webHidden/>
          </w:rPr>
          <w:instrText xml:space="preserve"> PAGEREF _Toc110206868 \h </w:instrText>
        </w:r>
        <w:r w:rsidR="006E756A">
          <w:rPr>
            <w:noProof/>
            <w:webHidden/>
          </w:rPr>
        </w:r>
        <w:r w:rsidR="006E756A">
          <w:rPr>
            <w:noProof/>
            <w:webHidden/>
          </w:rPr>
          <w:fldChar w:fldCharType="separate"/>
        </w:r>
        <w:r w:rsidR="006E756A">
          <w:rPr>
            <w:noProof/>
            <w:webHidden/>
          </w:rPr>
          <w:t>18</w:t>
        </w:r>
        <w:r w:rsidR="006E756A">
          <w:rPr>
            <w:noProof/>
            <w:webHidden/>
          </w:rPr>
          <w:fldChar w:fldCharType="end"/>
        </w:r>
      </w:hyperlink>
    </w:p>
    <w:p w14:paraId="40F8DB1C" w14:textId="4F0AD254" w:rsidR="006E756A" w:rsidRDefault="00000000">
      <w:pPr>
        <w:pStyle w:val="TOC3"/>
        <w:rPr>
          <w:rFonts w:asciiTheme="minorHAnsi" w:eastAsiaTheme="minorEastAsia" w:hAnsiTheme="minorHAnsi" w:cstheme="minorBidi"/>
          <w:noProof/>
          <w:kern w:val="0"/>
          <w:sz w:val="22"/>
          <w:szCs w:val="22"/>
        </w:rPr>
      </w:pPr>
      <w:hyperlink w:anchor="_Toc110206869" w:history="1">
        <w:r w:rsidR="006E756A" w:rsidRPr="00391074">
          <w:rPr>
            <w:rStyle w:val="Hyperlink"/>
            <w:noProof/>
            <w:lang w:val="vi-VN"/>
          </w:rPr>
          <w:t xml:space="preserve">3.1.3 User </w:t>
        </w:r>
        <w:r w:rsidR="006E756A" w:rsidRPr="00391074">
          <w:rPr>
            <w:rStyle w:val="Hyperlink"/>
            <w:noProof/>
          </w:rPr>
          <w:t>A</w:t>
        </w:r>
        <w:r w:rsidR="006E756A" w:rsidRPr="00391074">
          <w:rPr>
            <w:rStyle w:val="Hyperlink"/>
            <w:noProof/>
            <w:lang w:val="vi-VN"/>
          </w:rPr>
          <w:t>pp</w:t>
        </w:r>
        <w:r w:rsidR="006E756A">
          <w:rPr>
            <w:noProof/>
            <w:webHidden/>
          </w:rPr>
          <w:tab/>
        </w:r>
        <w:r w:rsidR="006E756A">
          <w:rPr>
            <w:noProof/>
            <w:webHidden/>
          </w:rPr>
          <w:fldChar w:fldCharType="begin"/>
        </w:r>
        <w:r w:rsidR="006E756A">
          <w:rPr>
            <w:noProof/>
            <w:webHidden/>
          </w:rPr>
          <w:instrText xml:space="preserve"> PAGEREF _Toc110206869 \h </w:instrText>
        </w:r>
        <w:r w:rsidR="006E756A">
          <w:rPr>
            <w:noProof/>
            <w:webHidden/>
          </w:rPr>
        </w:r>
        <w:r w:rsidR="006E756A">
          <w:rPr>
            <w:noProof/>
            <w:webHidden/>
          </w:rPr>
          <w:fldChar w:fldCharType="separate"/>
        </w:r>
        <w:r w:rsidR="006E756A">
          <w:rPr>
            <w:noProof/>
            <w:webHidden/>
          </w:rPr>
          <w:t>22</w:t>
        </w:r>
        <w:r w:rsidR="006E756A">
          <w:rPr>
            <w:noProof/>
            <w:webHidden/>
          </w:rPr>
          <w:fldChar w:fldCharType="end"/>
        </w:r>
      </w:hyperlink>
    </w:p>
    <w:p w14:paraId="25FA9D8F" w14:textId="549E39AB" w:rsidR="006E756A" w:rsidRDefault="00000000">
      <w:pPr>
        <w:pStyle w:val="TOC3"/>
        <w:rPr>
          <w:rFonts w:asciiTheme="minorHAnsi" w:eastAsiaTheme="minorEastAsia" w:hAnsiTheme="minorHAnsi" w:cstheme="minorBidi"/>
          <w:noProof/>
          <w:kern w:val="0"/>
          <w:sz w:val="22"/>
          <w:szCs w:val="22"/>
        </w:rPr>
      </w:pPr>
      <w:hyperlink w:anchor="_Toc110206870" w:history="1">
        <w:r w:rsidR="006E756A" w:rsidRPr="00391074">
          <w:rPr>
            <w:rStyle w:val="Hyperlink"/>
            <w:noProof/>
            <w:lang w:val="vi-VN"/>
          </w:rPr>
          <w:t>3.1.4 Admin web</w:t>
        </w:r>
        <w:r w:rsidR="006E756A">
          <w:rPr>
            <w:noProof/>
            <w:webHidden/>
          </w:rPr>
          <w:tab/>
        </w:r>
        <w:r w:rsidR="006E756A">
          <w:rPr>
            <w:noProof/>
            <w:webHidden/>
          </w:rPr>
          <w:fldChar w:fldCharType="begin"/>
        </w:r>
        <w:r w:rsidR="006E756A">
          <w:rPr>
            <w:noProof/>
            <w:webHidden/>
          </w:rPr>
          <w:instrText xml:space="preserve"> PAGEREF _Toc110206870 \h </w:instrText>
        </w:r>
        <w:r w:rsidR="006E756A">
          <w:rPr>
            <w:noProof/>
            <w:webHidden/>
          </w:rPr>
        </w:r>
        <w:r w:rsidR="006E756A">
          <w:rPr>
            <w:noProof/>
            <w:webHidden/>
          </w:rPr>
          <w:fldChar w:fldCharType="separate"/>
        </w:r>
        <w:r w:rsidR="006E756A">
          <w:rPr>
            <w:noProof/>
            <w:webHidden/>
          </w:rPr>
          <w:t>22</w:t>
        </w:r>
        <w:r w:rsidR="006E756A">
          <w:rPr>
            <w:noProof/>
            <w:webHidden/>
          </w:rPr>
          <w:fldChar w:fldCharType="end"/>
        </w:r>
      </w:hyperlink>
    </w:p>
    <w:p w14:paraId="1A7B4F5E" w14:textId="4624217B" w:rsidR="006E756A" w:rsidRDefault="00000000">
      <w:pPr>
        <w:pStyle w:val="TOC3"/>
        <w:rPr>
          <w:rFonts w:asciiTheme="minorHAnsi" w:eastAsiaTheme="minorEastAsia" w:hAnsiTheme="minorHAnsi" w:cstheme="minorBidi"/>
          <w:noProof/>
          <w:kern w:val="0"/>
          <w:sz w:val="22"/>
          <w:szCs w:val="22"/>
        </w:rPr>
      </w:pPr>
      <w:hyperlink w:anchor="_Toc110206871" w:history="1">
        <w:r w:rsidR="006E756A" w:rsidRPr="00391074">
          <w:rPr>
            <w:rStyle w:val="Hyperlink"/>
            <w:noProof/>
            <w:lang w:val="vi-VN"/>
          </w:rPr>
          <w:t>3.1.5</w:t>
        </w:r>
        <w:r w:rsidR="006E756A" w:rsidRPr="00391074">
          <w:rPr>
            <w:rStyle w:val="Hyperlink"/>
            <w:noProof/>
          </w:rPr>
          <w:t xml:space="preserve"> Khối</w:t>
        </w:r>
        <w:r w:rsidR="006E756A" w:rsidRPr="00391074">
          <w:rPr>
            <w:rStyle w:val="Hyperlink"/>
            <w:noProof/>
            <w:lang w:val="vi-VN"/>
          </w:rPr>
          <w:t xml:space="preserve"> Google Map Platform</w:t>
        </w:r>
        <w:r w:rsidR="006E756A">
          <w:rPr>
            <w:noProof/>
            <w:webHidden/>
          </w:rPr>
          <w:tab/>
        </w:r>
        <w:r w:rsidR="006E756A">
          <w:rPr>
            <w:noProof/>
            <w:webHidden/>
          </w:rPr>
          <w:fldChar w:fldCharType="begin"/>
        </w:r>
        <w:r w:rsidR="006E756A">
          <w:rPr>
            <w:noProof/>
            <w:webHidden/>
          </w:rPr>
          <w:instrText xml:space="preserve"> PAGEREF _Toc110206871 \h </w:instrText>
        </w:r>
        <w:r w:rsidR="006E756A">
          <w:rPr>
            <w:noProof/>
            <w:webHidden/>
          </w:rPr>
        </w:r>
        <w:r w:rsidR="006E756A">
          <w:rPr>
            <w:noProof/>
            <w:webHidden/>
          </w:rPr>
          <w:fldChar w:fldCharType="separate"/>
        </w:r>
        <w:r w:rsidR="006E756A">
          <w:rPr>
            <w:noProof/>
            <w:webHidden/>
          </w:rPr>
          <w:t>23</w:t>
        </w:r>
        <w:r w:rsidR="006E756A">
          <w:rPr>
            <w:noProof/>
            <w:webHidden/>
          </w:rPr>
          <w:fldChar w:fldCharType="end"/>
        </w:r>
      </w:hyperlink>
    </w:p>
    <w:p w14:paraId="07A08984" w14:textId="79E01FF7" w:rsidR="006E756A" w:rsidRDefault="00000000">
      <w:pPr>
        <w:pStyle w:val="TOC3"/>
        <w:rPr>
          <w:rFonts w:asciiTheme="minorHAnsi" w:eastAsiaTheme="minorEastAsia" w:hAnsiTheme="minorHAnsi" w:cstheme="minorBidi"/>
          <w:noProof/>
          <w:kern w:val="0"/>
          <w:sz w:val="22"/>
          <w:szCs w:val="22"/>
        </w:rPr>
      </w:pPr>
      <w:hyperlink w:anchor="_Toc110206872" w:history="1">
        <w:r w:rsidR="006E756A" w:rsidRPr="00391074">
          <w:rPr>
            <w:rStyle w:val="Hyperlink"/>
            <w:noProof/>
          </w:rPr>
          <w:t>3.1.6 Khối Device</w:t>
        </w:r>
        <w:r w:rsidR="006E756A">
          <w:rPr>
            <w:noProof/>
            <w:webHidden/>
          </w:rPr>
          <w:tab/>
        </w:r>
        <w:r w:rsidR="006E756A">
          <w:rPr>
            <w:noProof/>
            <w:webHidden/>
          </w:rPr>
          <w:fldChar w:fldCharType="begin"/>
        </w:r>
        <w:r w:rsidR="006E756A">
          <w:rPr>
            <w:noProof/>
            <w:webHidden/>
          </w:rPr>
          <w:instrText xml:space="preserve"> PAGEREF _Toc110206872 \h </w:instrText>
        </w:r>
        <w:r w:rsidR="006E756A">
          <w:rPr>
            <w:noProof/>
            <w:webHidden/>
          </w:rPr>
        </w:r>
        <w:r w:rsidR="006E756A">
          <w:rPr>
            <w:noProof/>
            <w:webHidden/>
          </w:rPr>
          <w:fldChar w:fldCharType="separate"/>
        </w:r>
        <w:r w:rsidR="006E756A">
          <w:rPr>
            <w:noProof/>
            <w:webHidden/>
          </w:rPr>
          <w:t>23</w:t>
        </w:r>
        <w:r w:rsidR="006E756A">
          <w:rPr>
            <w:noProof/>
            <w:webHidden/>
          </w:rPr>
          <w:fldChar w:fldCharType="end"/>
        </w:r>
      </w:hyperlink>
    </w:p>
    <w:p w14:paraId="34C8418E" w14:textId="70BFE1E0" w:rsidR="006E756A" w:rsidRDefault="00000000">
      <w:pPr>
        <w:pStyle w:val="TOC3"/>
        <w:rPr>
          <w:rFonts w:asciiTheme="minorHAnsi" w:eastAsiaTheme="minorEastAsia" w:hAnsiTheme="minorHAnsi" w:cstheme="minorBidi"/>
          <w:noProof/>
          <w:kern w:val="0"/>
          <w:sz w:val="22"/>
          <w:szCs w:val="22"/>
        </w:rPr>
      </w:pPr>
      <w:hyperlink w:anchor="_Toc110206873" w:history="1">
        <w:r w:rsidR="006E756A" w:rsidRPr="00391074">
          <w:rPr>
            <w:rStyle w:val="Hyperlink"/>
            <w:noProof/>
          </w:rPr>
          <w:t>3.1.7 Khối Database</w:t>
        </w:r>
        <w:r w:rsidR="006E756A">
          <w:rPr>
            <w:noProof/>
            <w:webHidden/>
          </w:rPr>
          <w:tab/>
        </w:r>
        <w:r w:rsidR="006E756A">
          <w:rPr>
            <w:noProof/>
            <w:webHidden/>
          </w:rPr>
          <w:fldChar w:fldCharType="begin"/>
        </w:r>
        <w:r w:rsidR="006E756A">
          <w:rPr>
            <w:noProof/>
            <w:webHidden/>
          </w:rPr>
          <w:instrText xml:space="preserve"> PAGEREF _Toc110206873 \h </w:instrText>
        </w:r>
        <w:r w:rsidR="006E756A">
          <w:rPr>
            <w:noProof/>
            <w:webHidden/>
          </w:rPr>
        </w:r>
        <w:r w:rsidR="006E756A">
          <w:rPr>
            <w:noProof/>
            <w:webHidden/>
          </w:rPr>
          <w:fldChar w:fldCharType="separate"/>
        </w:r>
        <w:r w:rsidR="006E756A">
          <w:rPr>
            <w:noProof/>
            <w:webHidden/>
          </w:rPr>
          <w:t>24</w:t>
        </w:r>
        <w:r w:rsidR="006E756A">
          <w:rPr>
            <w:noProof/>
            <w:webHidden/>
          </w:rPr>
          <w:fldChar w:fldCharType="end"/>
        </w:r>
      </w:hyperlink>
    </w:p>
    <w:p w14:paraId="0187ABB2" w14:textId="18090088" w:rsidR="006E756A"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10206874" w:history="1">
        <w:r w:rsidR="006E756A" w:rsidRPr="00391074">
          <w:rPr>
            <w:rStyle w:val="Hyperlink"/>
            <w:noProof/>
          </w:rPr>
          <w:t>3.2 Sơ đồ sequence</w:t>
        </w:r>
        <w:r w:rsidR="006E756A">
          <w:rPr>
            <w:noProof/>
            <w:webHidden/>
          </w:rPr>
          <w:tab/>
        </w:r>
        <w:r w:rsidR="006E756A">
          <w:rPr>
            <w:noProof/>
            <w:webHidden/>
          </w:rPr>
          <w:fldChar w:fldCharType="begin"/>
        </w:r>
        <w:r w:rsidR="006E756A">
          <w:rPr>
            <w:noProof/>
            <w:webHidden/>
          </w:rPr>
          <w:instrText xml:space="preserve"> PAGEREF _Toc110206874 \h </w:instrText>
        </w:r>
        <w:r w:rsidR="006E756A">
          <w:rPr>
            <w:noProof/>
            <w:webHidden/>
          </w:rPr>
        </w:r>
        <w:r w:rsidR="006E756A">
          <w:rPr>
            <w:noProof/>
            <w:webHidden/>
          </w:rPr>
          <w:fldChar w:fldCharType="separate"/>
        </w:r>
        <w:r w:rsidR="006E756A">
          <w:rPr>
            <w:noProof/>
            <w:webHidden/>
          </w:rPr>
          <w:t>32</w:t>
        </w:r>
        <w:r w:rsidR="006E756A">
          <w:rPr>
            <w:noProof/>
            <w:webHidden/>
          </w:rPr>
          <w:fldChar w:fldCharType="end"/>
        </w:r>
      </w:hyperlink>
    </w:p>
    <w:p w14:paraId="4CD28D9A" w14:textId="5F576560" w:rsidR="006E756A" w:rsidRDefault="00000000">
      <w:pPr>
        <w:pStyle w:val="TOC3"/>
        <w:rPr>
          <w:rFonts w:asciiTheme="minorHAnsi" w:eastAsiaTheme="minorEastAsia" w:hAnsiTheme="minorHAnsi" w:cstheme="minorBidi"/>
          <w:noProof/>
          <w:kern w:val="0"/>
          <w:sz w:val="22"/>
          <w:szCs w:val="22"/>
        </w:rPr>
      </w:pPr>
      <w:hyperlink w:anchor="_Toc110206875" w:history="1">
        <w:r w:rsidR="006E756A" w:rsidRPr="00391074">
          <w:rPr>
            <w:rStyle w:val="Hyperlink"/>
            <w:noProof/>
          </w:rPr>
          <w:t>3.2.1 Chức năng thuê xe</w:t>
        </w:r>
        <w:r w:rsidR="006E756A">
          <w:rPr>
            <w:noProof/>
            <w:webHidden/>
          </w:rPr>
          <w:tab/>
        </w:r>
        <w:r w:rsidR="006E756A">
          <w:rPr>
            <w:noProof/>
            <w:webHidden/>
          </w:rPr>
          <w:fldChar w:fldCharType="begin"/>
        </w:r>
        <w:r w:rsidR="006E756A">
          <w:rPr>
            <w:noProof/>
            <w:webHidden/>
          </w:rPr>
          <w:instrText xml:space="preserve"> PAGEREF _Toc110206875 \h </w:instrText>
        </w:r>
        <w:r w:rsidR="006E756A">
          <w:rPr>
            <w:noProof/>
            <w:webHidden/>
          </w:rPr>
        </w:r>
        <w:r w:rsidR="006E756A">
          <w:rPr>
            <w:noProof/>
            <w:webHidden/>
          </w:rPr>
          <w:fldChar w:fldCharType="separate"/>
        </w:r>
        <w:r w:rsidR="006E756A">
          <w:rPr>
            <w:noProof/>
            <w:webHidden/>
          </w:rPr>
          <w:t>32</w:t>
        </w:r>
        <w:r w:rsidR="006E756A">
          <w:rPr>
            <w:noProof/>
            <w:webHidden/>
          </w:rPr>
          <w:fldChar w:fldCharType="end"/>
        </w:r>
      </w:hyperlink>
    </w:p>
    <w:p w14:paraId="448F20CB" w14:textId="0B78CDC1" w:rsidR="006E756A" w:rsidRDefault="00000000">
      <w:pPr>
        <w:pStyle w:val="TOC3"/>
        <w:rPr>
          <w:rFonts w:asciiTheme="minorHAnsi" w:eastAsiaTheme="minorEastAsia" w:hAnsiTheme="minorHAnsi" w:cstheme="minorBidi"/>
          <w:noProof/>
          <w:kern w:val="0"/>
          <w:sz w:val="22"/>
          <w:szCs w:val="22"/>
        </w:rPr>
      </w:pPr>
      <w:hyperlink w:anchor="_Toc110206876" w:history="1">
        <w:r w:rsidR="006E756A" w:rsidRPr="00391074">
          <w:rPr>
            <w:rStyle w:val="Hyperlink"/>
            <w:noProof/>
          </w:rPr>
          <w:t>3.2.2 Chức năng kết thúc chuyến đi</w:t>
        </w:r>
        <w:r w:rsidR="006E756A">
          <w:rPr>
            <w:noProof/>
            <w:webHidden/>
          </w:rPr>
          <w:tab/>
        </w:r>
        <w:r w:rsidR="006E756A">
          <w:rPr>
            <w:noProof/>
            <w:webHidden/>
          </w:rPr>
          <w:fldChar w:fldCharType="begin"/>
        </w:r>
        <w:r w:rsidR="006E756A">
          <w:rPr>
            <w:noProof/>
            <w:webHidden/>
          </w:rPr>
          <w:instrText xml:space="preserve"> PAGEREF _Toc110206876 \h </w:instrText>
        </w:r>
        <w:r w:rsidR="006E756A">
          <w:rPr>
            <w:noProof/>
            <w:webHidden/>
          </w:rPr>
        </w:r>
        <w:r w:rsidR="006E756A">
          <w:rPr>
            <w:noProof/>
            <w:webHidden/>
          </w:rPr>
          <w:fldChar w:fldCharType="separate"/>
        </w:r>
        <w:r w:rsidR="006E756A">
          <w:rPr>
            <w:noProof/>
            <w:webHidden/>
          </w:rPr>
          <w:t>32</w:t>
        </w:r>
        <w:r w:rsidR="006E756A">
          <w:rPr>
            <w:noProof/>
            <w:webHidden/>
          </w:rPr>
          <w:fldChar w:fldCharType="end"/>
        </w:r>
      </w:hyperlink>
    </w:p>
    <w:p w14:paraId="41E9D480" w14:textId="752FB48E" w:rsidR="006E756A" w:rsidRDefault="00000000">
      <w:pPr>
        <w:pStyle w:val="TOC1"/>
        <w:rPr>
          <w:rFonts w:asciiTheme="minorHAnsi" w:eastAsiaTheme="minorEastAsia" w:hAnsiTheme="minorHAnsi" w:cstheme="minorBidi"/>
          <w:b w:val="0"/>
          <w:noProof/>
          <w:kern w:val="0"/>
          <w:sz w:val="22"/>
          <w:szCs w:val="22"/>
        </w:rPr>
      </w:pPr>
      <w:hyperlink w:anchor="_Toc110206877" w:history="1">
        <w:r w:rsidR="006E756A" w:rsidRPr="00391074">
          <w:rPr>
            <w:rStyle w:val="Hyperlink"/>
            <w:noProof/>
          </w:rPr>
          <w:t>CHƯƠNG 4. KẾT QUẢ VÀ ĐÁNH GIÁ</w:t>
        </w:r>
        <w:r w:rsidR="006E756A">
          <w:rPr>
            <w:noProof/>
            <w:webHidden/>
          </w:rPr>
          <w:tab/>
        </w:r>
        <w:r w:rsidR="006E756A">
          <w:rPr>
            <w:noProof/>
            <w:webHidden/>
          </w:rPr>
          <w:fldChar w:fldCharType="begin"/>
        </w:r>
        <w:r w:rsidR="006E756A">
          <w:rPr>
            <w:noProof/>
            <w:webHidden/>
          </w:rPr>
          <w:instrText xml:space="preserve"> PAGEREF _Toc110206877 \h </w:instrText>
        </w:r>
        <w:r w:rsidR="006E756A">
          <w:rPr>
            <w:noProof/>
            <w:webHidden/>
          </w:rPr>
        </w:r>
        <w:r w:rsidR="006E756A">
          <w:rPr>
            <w:noProof/>
            <w:webHidden/>
          </w:rPr>
          <w:fldChar w:fldCharType="separate"/>
        </w:r>
        <w:r w:rsidR="006E756A">
          <w:rPr>
            <w:noProof/>
            <w:webHidden/>
          </w:rPr>
          <w:t>33</w:t>
        </w:r>
        <w:r w:rsidR="006E756A">
          <w:rPr>
            <w:noProof/>
            <w:webHidden/>
          </w:rPr>
          <w:fldChar w:fldCharType="end"/>
        </w:r>
      </w:hyperlink>
    </w:p>
    <w:p w14:paraId="428A1AA7" w14:textId="3B1FD93D" w:rsidR="006E756A"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10206878" w:history="1">
        <w:r w:rsidR="006E756A" w:rsidRPr="00391074">
          <w:rPr>
            <w:rStyle w:val="Hyperlink"/>
            <w:noProof/>
          </w:rPr>
          <w:t>4.1 Giao diện khách hàng</w:t>
        </w:r>
        <w:r w:rsidR="006E756A">
          <w:rPr>
            <w:noProof/>
            <w:webHidden/>
          </w:rPr>
          <w:tab/>
        </w:r>
        <w:r w:rsidR="006E756A">
          <w:rPr>
            <w:noProof/>
            <w:webHidden/>
          </w:rPr>
          <w:fldChar w:fldCharType="begin"/>
        </w:r>
        <w:r w:rsidR="006E756A">
          <w:rPr>
            <w:noProof/>
            <w:webHidden/>
          </w:rPr>
          <w:instrText xml:space="preserve"> PAGEREF _Toc110206878 \h </w:instrText>
        </w:r>
        <w:r w:rsidR="006E756A">
          <w:rPr>
            <w:noProof/>
            <w:webHidden/>
          </w:rPr>
        </w:r>
        <w:r w:rsidR="006E756A">
          <w:rPr>
            <w:noProof/>
            <w:webHidden/>
          </w:rPr>
          <w:fldChar w:fldCharType="separate"/>
        </w:r>
        <w:r w:rsidR="006E756A">
          <w:rPr>
            <w:noProof/>
            <w:webHidden/>
          </w:rPr>
          <w:t>33</w:t>
        </w:r>
        <w:r w:rsidR="006E756A">
          <w:rPr>
            <w:noProof/>
            <w:webHidden/>
          </w:rPr>
          <w:fldChar w:fldCharType="end"/>
        </w:r>
      </w:hyperlink>
    </w:p>
    <w:p w14:paraId="472D3E93" w14:textId="362A2FFD" w:rsidR="006E756A" w:rsidRDefault="00000000">
      <w:pPr>
        <w:pStyle w:val="TOC3"/>
        <w:rPr>
          <w:rFonts w:asciiTheme="minorHAnsi" w:eastAsiaTheme="minorEastAsia" w:hAnsiTheme="minorHAnsi" w:cstheme="minorBidi"/>
          <w:noProof/>
          <w:kern w:val="0"/>
          <w:sz w:val="22"/>
          <w:szCs w:val="22"/>
        </w:rPr>
      </w:pPr>
      <w:hyperlink w:anchor="_Toc110206879" w:history="1">
        <w:r w:rsidR="006E756A" w:rsidRPr="00391074">
          <w:rPr>
            <w:rStyle w:val="Hyperlink"/>
            <w:noProof/>
          </w:rPr>
          <w:t>4.1.1 Giao diện đăng nhập</w:t>
        </w:r>
        <w:r w:rsidR="006E756A">
          <w:rPr>
            <w:noProof/>
            <w:webHidden/>
          </w:rPr>
          <w:tab/>
        </w:r>
        <w:r w:rsidR="006E756A">
          <w:rPr>
            <w:noProof/>
            <w:webHidden/>
          </w:rPr>
          <w:fldChar w:fldCharType="begin"/>
        </w:r>
        <w:r w:rsidR="006E756A">
          <w:rPr>
            <w:noProof/>
            <w:webHidden/>
          </w:rPr>
          <w:instrText xml:space="preserve"> PAGEREF _Toc110206879 \h </w:instrText>
        </w:r>
        <w:r w:rsidR="006E756A">
          <w:rPr>
            <w:noProof/>
            <w:webHidden/>
          </w:rPr>
        </w:r>
        <w:r w:rsidR="006E756A">
          <w:rPr>
            <w:noProof/>
            <w:webHidden/>
          </w:rPr>
          <w:fldChar w:fldCharType="separate"/>
        </w:r>
        <w:r w:rsidR="006E756A">
          <w:rPr>
            <w:noProof/>
            <w:webHidden/>
          </w:rPr>
          <w:t>33</w:t>
        </w:r>
        <w:r w:rsidR="006E756A">
          <w:rPr>
            <w:noProof/>
            <w:webHidden/>
          </w:rPr>
          <w:fldChar w:fldCharType="end"/>
        </w:r>
      </w:hyperlink>
    </w:p>
    <w:p w14:paraId="2DC6794D" w14:textId="0120DC3B" w:rsidR="006E756A" w:rsidRDefault="00000000">
      <w:pPr>
        <w:pStyle w:val="TOC3"/>
        <w:rPr>
          <w:rFonts w:asciiTheme="minorHAnsi" w:eastAsiaTheme="minorEastAsia" w:hAnsiTheme="minorHAnsi" w:cstheme="minorBidi"/>
          <w:noProof/>
          <w:kern w:val="0"/>
          <w:sz w:val="22"/>
          <w:szCs w:val="22"/>
        </w:rPr>
      </w:pPr>
      <w:hyperlink w:anchor="_Toc110206880" w:history="1">
        <w:r w:rsidR="006E756A" w:rsidRPr="00391074">
          <w:rPr>
            <w:rStyle w:val="Hyperlink"/>
            <w:noProof/>
          </w:rPr>
          <w:t>4.1.2 Giao diện đăng kí</w:t>
        </w:r>
        <w:r w:rsidR="006E756A">
          <w:rPr>
            <w:noProof/>
            <w:webHidden/>
          </w:rPr>
          <w:tab/>
        </w:r>
        <w:r w:rsidR="006E756A">
          <w:rPr>
            <w:noProof/>
            <w:webHidden/>
          </w:rPr>
          <w:fldChar w:fldCharType="begin"/>
        </w:r>
        <w:r w:rsidR="006E756A">
          <w:rPr>
            <w:noProof/>
            <w:webHidden/>
          </w:rPr>
          <w:instrText xml:space="preserve"> PAGEREF _Toc110206880 \h </w:instrText>
        </w:r>
        <w:r w:rsidR="006E756A">
          <w:rPr>
            <w:noProof/>
            <w:webHidden/>
          </w:rPr>
        </w:r>
        <w:r w:rsidR="006E756A">
          <w:rPr>
            <w:noProof/>
            <w:webHidden/>
          </w:rPr>
          <w:fldChar w:fldCharType="separate"/>
        </w:r>
        <w:r w:rsidR="006E756A">
          <w:rPr>
            <w:noProof/>
            <w:webHidden/>
          </w:rPr>
          <w:t>34</w:t>
        </w:r>
        <w:r w:rsidR="006E756A">
          <w:rPr>
            <w:noProof/>
            <w:webHidden/>
          </w:rPr>
          <w:fldChar w:fldCharType="end"/>
        </w:r>
      </w:hyperlink>
    </w:p>
    <w:p w14:paraId="32284807" w14:textId="2F3FECD9" w:rsidR="006E756A" w:rsidRDefault="00000000">
      <w:pPr>
        <w:pStyle w:val="TOC3"/>
        <w:rPr>
          <w:rFonts w:asciiTheme="minorHAnsi" w:eastAsiaTheme="minorEastAsia" w:hAnsiTheme="minorHAnsi" w:cstheme="minorBidi"/>
          <w:noProof/>
          <w:kern w:val="0"/>
          <w:sz w:val="22"/>
          <w:szCs w:val="22"/>
        </w:rPr>
      </w:pPr>
      <w:hyperlink w:anchor="_Toc110206881" w:history="1">
        <w:r w:rsidR="006E756A" w:rsidRPr="00391074">
          <w:rPr>
            <w:rStyle w:val="Hyperlink"/>
            <w:noProof/>
          </w:rPr>
          <w:t>4.1.3 Giao diện kích hoạt tài khoản</w:t>
        </w:r>
        <w:r w:rsidR="006E756A">
          <w:rPr>
            <w:noProof/>
            <w:webHidden/>
          </w:rPr>
          <w:tab/>
        </w:r>
        <w:r w:rsidR="006E756A">
          <w:rPr>
            <w:noProof/>
            <w:webHidden/>
          </w:rPr>
          <w:fldChar w:fldCharType="begin"/>
        </w:r>
        <w:r w:rsidR="006E756A">
          <w:rPr>
            <w:noProof/>
            <w:webHidden/>
          </w:rPr>
          <w:instrText xml:space="preserve"> PAGEREF _Toc110206881 \h </w:instrText>
        </w:r>
        <w:r w:rsidR="006E756A">
          <w:rPr>
            <w:noProof/>
            <w:webHidden/>
          </w:rPr>
        </w:r>
        <w:r w:rsidR="006E756A">
          <w:rPr>
            <w:noProof/>
            <w:webHidden/>
          </w:rPr>
          <w:fldChar w:fldCharType="separate"/>
        </w:r>
        <w:r w:rsidR="006E756A">
          <w:rPr>
            <w:noProof/>
            <w:webHidden/>
          </w:rPr>
          <w:t>36</w:t>
        </w:r>
        <w:r w:rsidR="006E756A">
          <w:rPr>
            <w:noProof/>
            <w:webHidden/>
          </w:rPr>
          <w:fldChar w:fldCharType="end"/>
        </w:r>
      </w:hyperlink>
    </w:p>
    <w:p w14:paraId="4E601234" w14:textId="4FECAE14" w:rsidR="006E756A" w:rsidRDefault="00000000">
      <w:pPr>
        <w:pStyle w:val="TOC3"/>
        <w:rPr>
          <w:rFonts w:asciiTheme="minorHAnsi" w:eastAsiaTheme="minorEastAsia" w:hAnsiTheme="minorHAnsi" w:cstheme="minorBidi"/>
          <w:noProof/>
          <w:kern w:val="0"/>
          <w:sz w:val="22"/>
          <w:szCs w:val="22"/>
        </w:rPr>
      </w:pPr>
      <w:hyperlink w:anchor="_Toc110206882" w:history="1">
        <w:r w:rsidR="006E756A" w:rsidRPr="00391074">
          <w:rPr>
            <w:rStyle w:val="Hyperlink"/>
            <w:noProof/>
          </w:rPr>
          <w:t>4.1.4 Giao diện trang chủ</w:t>
        </w:r>
        <w:r w:rsidR="006E756A">
          <w:rPr>
            <w:noProof/>
            <w:webHidden/>
          </w:rPr>
          <w:tab/>
        </w:r>
        <w:r w:rsidR="006E756A">
          <w:rPr>
            <w:noProof/>
            <w:webHidden/>
          </w:rPr>
          <w:fldChar w:fldCharType="begin"/>
        </w:r>
        <w:r w:rsidR="006E756A">
          <w:rPr>
            <w:noProof/>
            <w:webHidden/>
          </w:rPr>
          <w:instrText xml:space="preserve"> PAGEREF _Toc110206882 \h </w:instrText>
        </w:r>
        <w:r w:rsidR="006E756A">
          <w:rPr>
            <w:noProof/>
            <w:webHidden/>
          </w:rPr>
        </w:r>
        <w:r w:rsidR="006E756A">
          <w:rPr>
            <w:noProof/>
            <w:webHidden/>
          </w:rPr>
          <w:fldChar w:fldCharType="separate"/>
        </w:r>
        <w:r w:rsidR="006E756A">
          <w:rPr>
            <w:noProof/>
            <w:webHidden/>
          </w:rPr>
          <w:t>37</w:t>
        </w:r>
        <w:r w:rsidR="006E756A">
          <w:rPr>
            <w:noProof/>
            <w:webHidden/>
          </w:rPr>
          <w:fldChar w:fldCharType="end"/>
        </w:r>
      </w:hyperlink>
    </w:p>
    <w:p w14:paraId="56A730AD" w14:textId="06BBAE99" w:rsidR="006E756A" w:rsidRDefault="00000000">
      <w:pPr>
        <w:pStyle w:val="TOC3"/>
        <w:rPr>
          <w:rFonts w:asciiTheme="minorHAnsi" w:eastAsiaTheme="minorEastAsia" w:hAnsiTheme="minorHAnsi" w:cstheme="minorBidi"/>
          <w:noProof/>
          <w:kern w:val="0"/>
          <w:sz w:val="22"/>
          <w:szCs w:val="22"/>
        </w:rPr>
      </w:pPr>
      <w:hyperlink w:anchor="_Toc110206883" w:history="1">
        <w:r w:rsidR="006E756A" w:rsidRPr="00391074">
          <w:rPr>
            <w:rStyle w:val="Hyperlink"/>
            <w:noProof/>
          </w:rPr>
          <w:t>4.1.5 Giao diện menu và xem lại lịch sử</w:t>
        </w:r>
        <w:r w:rsidR="006E756A">
          <w:rPr>
            <w:noProof/>
            <w:webHidden/>
          </w:rPr>
          <w:tab/>
        </w:r>
        <w:r w:rsidR="006E756A">
          <w:rPr>
            <w:noProof/>
            <w:webHidden/>
          </w:rPr>
          <w:fldChar w:fldCharType="begin"/>
        </w:r>
        <w:r w:rsidR="006E756A">
          <w:rPr>
            <w:noProof/>
            <w:webHidden/>
          </w:rPr>
          <w:instrText xml:space="preserve"> PAGEREF _Toc110206883 \h </w:instrText>
        </w:r>
        <w:r w:rsidR="006E756A">
          <w:rPr>
            <w:noProof/>
            <w:webHidden/>
          </w:rPr>
        </w:r>
        <w:r w:rsidR="006E756A">
          <w:rPr>
            <w:noProof/>
            <w:webHidden/>
          </w:rPr>
          <w:fldChar w:fldCharType="separate"/>
        </w:r>
        <w:r w:rsidR="006E756A">
          <w:rPr>
            <w:noProof/>
            <w:webHidden/>
          </w:rPr>
          <w:t>38</w:t>
        </w:r>
        <w:r w:rsidR="006E756A">
          <w:rPr>
            <w:noProof/>
            <w:webHidden/>
          </w:rPr>
          <w:fldChar w:fldCharType="end"/>
        </w:r>
      </w:hyperlink>
    </w:p>
    <w:p w14:paraId="67034A3E" w14:textId="19F6EBB8" w:rsidR="006E756A" w:rsidRDefault="00000000">
      <w:pPr>
        <w:pStyle w:val="TOC3"/>
        <w:rPr>
          <w:rFonts w:asciiTheme="minorHAnsi" w:eastAsiaTheme="minorEastAsia" w:hAnsiTheme="minorHAnsi" w:cstheme="minorBidi"/>
          <w:noProof/>
          <w:kern w:val="0"/>
          <w:sz w:val="22"/>
          <w:szCs w:val="22"/>
        </w:rPr>
      </w:pPr>
      <w:hyperlink w:anchor="_Toc110206884" w:history="1">
        <w:r w:rsidR="006E756A" w:rsidRPr="00391074">
          <w:rPr>
            <w:rStyle w:val="Hyperlink"/>
            <w:noProof/>
          </w:rPr>
          <w:t>4.1.6 Giao diện thuê xe</w:t>
        </w:r>
        <w:r w:rsidR="006E756A">
          <w:rPr>
            <w:noProof/>
            <w:webHidden/>
          </w:rPr>
          <w:tab/>
        </w:r>
        <w:r w:rsidR="006E756A">
          <w:rPr>
            <w:noProof/>
            <w:webHidden/>
          </w:rPr>
          <w:fldChar w:fldCharType="begin"/>
        </w:r>
        <w:r w:rsidR="006E756A">
          <w:rPr>
            <w:noProof/>
            <w:webHidden/>
          </w:rPr>
          <w:instrText xml:space="preserve"> PAGEREF _Toc110206884 \h </w:instrText>
        </w:r>
        <w:r w:rsidR="006E756A">
          <w:rPr>
            <w:noProof/>
            <w:webHidden/>
          </w:rPr>
        </w:r>
        <w:r w:rsidR="006E756A">
          <w:rPr>
            <w:noProof/>
            <w:webHidden/>
          </w:rPr>
          <w:fldChar w:fldCharType="separate"/>
        </w:r>
        <w:r w:rsidR="006E756A">
          <w:rPr>
            <w:noProof/>
            <w:webHidden/>
          </w:rPr>
          <w:t>39</w:t>
        </w:r>
        <w:r w:rsidR="006E756A">
          <w:rPr>
            <w:noProof/>
            <w:webHidden/>
          </w:rPr>
          <w:fldChar w:fldCharType="end"/>
        </w:r>
      </w:hyperlink>
    </w:p>
    <w:p w14:paraId="04440DDC" w14:textId="5A21BEA4" w:rsidR="006E756A"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10206885" w:history="1">
        <w:r w:rsidR="006E756A" w:rsidRPr="00391074">
          <w:rPr>
            <w:rStyle w:val="Hyperlink"/>
            <w:noProof/>
          </w:rPr>
          <w:t>4.2 Giao diện trang Admin</w:t>
        </w:r>
        <w:r w:rsidR="006E756A">
          <w:rPr>
            <w:noProof/>
            <w:webHidden/>
          </w:rPr>
          <w:tab/>
        </w:r>
        <w:r w:rsidR="006E756A">
          <w:rPr>
            <w:noProof/>
            <w:webHidden/>
          </w:rPr>
          <w:fldChar w:fldCharType="begin"/>
        </w:r>
        <w:r w:rsidR="006E756A">
          <w:rPr>
            <w:noProof/>
            <w:webHidden/>
          </w:rPr>
          <w:instrText xml:space="preserve"> PAGEREF _Toc110206885 \h </w:instrText>
        </w:r>
        <w:r w:rsidR="006E756A">
          <w:rPr>
            <w:noProof/>
            <w:webHidden/>
          </w:rPr>
        </w:r>
        <w:r w:rsidR="006E756A">
          <w:rPr>
            <w:noProof/>
            <w:webHidden/>
          </w:rPr>
          <w:fldChar w:fldCharType="separate"/>
        </w:r>
        <w:r w:rsidR="006E756A">
          <w:rPr>
            <w:noProof/>
            <w:webHidden/>
          </w:rPr>
          <w:t>43</w:t>
        </w:r>
        <w:r w:rsidR="006E756A">
          <w:rPr>
            <w:noProof/>
            <w:webHidden/>
          </w:rPr>
          <w:fldChar w:fldCharType="end"/>
        </w:r>
      </w:hyperlink>
    </w:p>
    <w:p w14:paraId="41D46286" w14:textId="4F6A04C7" w:rsidR="006E756A" w:rsidRDefault="00000000">
      <w:pPr>
        <w:pStyle w:val="TOC1"/>
        <w:rPr>
          <w:rFonts w:asciiTheme="minorHAnsi" w:eastAsiaTheme="minorEastAsia" w:hAnsiTheme="minorHAnsi" w:cstheme="minorBidi"/>
          <w:b w:val="0"/>
          <w:noProof/>
          <w:kern w:val="0"/>
          <w:sz w:val="22"/>
          <w:szCs w:val="22"/>
        </w:rPr>
      </w:pPr>
      <w:hyperlink w:anchor="_Toc110206886" w:history="1">
        <w:r w:rsidR="006E756A" w:rsidRPr="00391074">
          <w:rPr>
            <w:rStyle w:val="Hyperlink"/>
            <w:noProof/>
          </w:rPr>
          <w:t>KẾT LUẬN</w:t>
        </w:r>
        <w:r w:rsidR="006E756A">
          <w:rPr>
            <w:noProof/>
            <w:webHidden/>
          </w:rPr>
          <w:tab/>
        </w:r>
        <w:r w:rsidR="006E756A">
          <w:rPr>
            <w:noProof/>
            <w:webHidden/>
          </w:rPr>
          <w:fldChar w:fldCharType="begin"/>
        </w:r>
        <w:r w:rsidR="006E756A">
          <w:rPr>
            <w:noProof/>
            <w:webHidden/>
          </w:rPr>
          <w:instrText xml:space="preserve"> PAGEREF _Toc110206886 \h </w:instrText>
        </w:r>
        <w:r w:rsidR="006E756A">
          <w:rPr>
            <w:noProof/>
            <w:webHidden/>
          </w:rPr>
        </w:r>
        <w:r w:rsidR="006E756A">
          <w:rPr>
            <w:noProof/>
            <w:webHidden/>
          </w:rPr>
          <w:fldChar w:fldCharType="separate"/>
        </w:r>
        <w:r w:rsidR="006E756A">
          <w:rPr>
            <w:noProof/>
            <w:webHidden/>
          </w:rPr>
          <w:t>45</w:t>
        </w:r>
        <w:r w:rsidR="006E756A">
          <w:rPr>
            <w:noProof/>
            <w:webHidden/>
          </w:rPr>
          <w:fldChar w:fldCharType="end"/>
        </w:r>
      </w:hyperlink>
    </w:p>
    <w:p w14:paraId="0BD491F7" w14:textId="1F618301" w:rsidR="006E756A" w:rsidRDefault="00000000">
      <w:pPr>
        <w:pStyle w:val="TOC1"/>
        <w:rPr>
          <w:rFonts w:asciiTheme="minorHAnsi" w:eastAsiaTheme="minorEastAsia" w:hAnsiTheme="minorHAnsi" w:cstheme="minorBidi"/>
          <w:b w:val="0"/>
          <w:noProof/>
          <w:kern w:val="0"/>
          <w:sz w:val="22"/>
          <w:szCs w:val="22"/>
        </w:rPr>
      </w:pPr>
      <w:hyperlink w:anchor="_Toc110206887" w:history="1">
        <w:r w:rsidR="006E756A" w:rsidRPr="00391074">
          <w:rPr>
            <w:rStyle w:val="Hyperlink"/>
            <w:noProof/>
          </w:rPr>
          <w:t>TÀI LIỆU THAM KHẢO</w:t>
        </w:r>
        <w:r w:rsidR="006E756A">
          <w:rPr>
            <w:noProof/>
            <w:webHidden/>
          </w:rPr>
          <w:tab/>
        </w:r>
        <w:r w:rsidR="006E756A">
          <w:rPr>
            <w:noProof/>
            <w:webHidden/>
          </w:rPr>
          <w:fldChar w:fldCharType="begin"/>
        </w:r>
        <w:r w:rsidR="006E756A">
          <w:rPr>
            <w:noProof/>
            <w:webHidden/>
          </w:rPr>
          <w:instrText xml:space="preserve"> PAGEREF _Toc110206887 \h </w:instrText>
        </w:r>
        <w:r w:rsidR="006E756A">
          <w:rPr>
            <w:noProof/>
            <w:webHidden/>
          </w:rPr>
        </w:r>
        <w:r w:rsidR="006E756A">
          <w:rPr>
            <w:noProof/>
            <w:webHidden/>
          </w:rPr>
          <w:fldChar w:fldCharType="separate"/>
        </w:r>
        <w:r w:rsidR="006E756A">
          <w:rPr>
            <w:noProof/>
            <w:webHidden/>
          </w:rPr>
          <w:t>46</w:t>
        </w:r>
        <w:r w:rsidR="006E756A">
          <w:rPr>
            <w:noProof/>
            <w:webHidden/>
          </w:rPr>
          <w:fldChar w:fldCharType="end"/>
        </w:r>
      </w:hyperlink>
    </w:p>
    <w:p w14:paraId="4D954B3B" w14:textId="74F057B1" w:rsidR="00B836A5" w:rsidRDefault="001E4C07" w:rsidP="00B836A5">
      <w:pPr>
        <w:sectPr w:rsidR="00B836A5" w:rsidSect="00B836A5">
          <w:type w:val="oddPage"/>
          <w:pgSz w:w="11906" w:h="16838" w:code="9"/>
          <w:pgMar w:top="1134" w:right="1138" w:bottom="1411" w:left="1699" w:header="850" w:footer="432" w:gutter="0"/>
          <w:pgNumType w:fmt="lowerRoman" w:start="1"/>
          <w:cols w:space="454"/>
          <w:docGrid w:type="lines" w:linePitch="360"/>
        </w:sectPr>
      </w:pPr>
      <w:r>
        <w:fldChar w:fldCharType="end"/>
      </w:r>
      <w:r w:rsidR="00180B97">
        <w:br w:type="page"/>
      </w:r>
    </w:p>
    <w:p w14:paraId="7373EE19" w14:textId="77777777" w:rsidR="00E7754F" w:rsidRDefault="00E7754F" w:rsidP="00180B97">
      <w:pPr>
        <w:pStyle w:val="Heading1"/>
        <w:numPr>
          <w:ilvl w:val="0"/>
          <w:numId w:val="0"/>
        </w:numPr>
      </w:pPr>
      <w:bookmarkStart w:id="3" w:name="_Toc110206837"/>
      <w:r>
        <w:lastRenderedPageBreak/>
        <w:t>DANH MỤC KÝ HIỆU VÀ CHỮ VIẾT TẮT</w:t>
      </w:r>
      <w:bookmarkEnd w:id="3"/>
    </w:p>
    <w:p w14:paraId="418222DA" w14:textId="21D6BBEF" w:rsidR="00E7754F" w:rsidRPr="00E7754F" w:rsidRDefault="00E7754F" w:rsidP="00E7754F">
      <w:pPr>
        <w:ind w:firstLine="360"/>
      </w:pPr>
    </w:p>
    <w:p w14:paraId="387FE315" w14:textId="6C952679" w:rsidR="00E7754F" w:rsidRDefault="00E7754F">
      <w:pPr>
        <w:spacing w:before="0" w:after="200" w:line="276" w:lineRule="auto"/>
        <w:jc w:val="left"/>
      </w:pPr>
    </w:p>
    <w:p w14:paraId="30F1EF43" w14:textId="4C74A831" w:rsidR="00EF2133" w:rsidRDefault="00EF2133">
      <w:pPr>
        <w:spacing w:before="0" w:after="200" w:line="276" w:lineRule="auto"/>
        <w:jc w:val="left"/>
      </w:pPr>
    </w:p>
    <w:p w14:paraId="32654B40" w14:textId="20691B75" w:rsidR="00EF2133" w:rsidRDefault="00EF2133">
      <w:pPr>
        <w:spacing w:before="0" w:after="200" w:line="276" w:lineRule="auto"/>
        <w:jc w:val="left"/>
      </w:pPr>
    </w:p>
    <w:p w14:paraId="7B4F0D4D" w14:textId="366E20A9" w:rsidR="00EF2133" w:rsidRDefault="00EF2133">
      <w:pPr>
        <w:spacing w:before="0" w:after="200" w:line="276" w:lineRule="auto"/>
        <w:jc w:val="left"/>
      </w:pPr>
    </w:p>
    <w:p w14:paraId="39E7C0F2" w14:textId="6B9BBC84" w:rsidR="00EF2133" w:rsidRDefault="00EF2133">
      <w:pPr>
        <w:spacing w:before="0" w:after="200" w:line="276" w:lineRule="auto"/>
        <w:jc w:val="left"/>
      </w:pPr>
    </w:p>
    <w:p w14:paraId="509C082B" w14:textId="348529D5" w:rsidR="00EF2133" w:rsidRDefault="00EF2133">
      <w:pPr>
        <w:spacing w:before="0" w:after="200" w:line="276" w:lineRule="auto"/>
        <w:jc w:val="left"/>
      </w:pPr>
    </w:p>
    <w:p w14:paraId="73A29084" w14:textId="2E41B904" w:rsidR="00EF2133" w:rsidRDefault="00EF2133">
      <w:pPr>
        <w:spacing w:before="0" w:after="200" w:line="276" w:lineRule="auto"/>
        <w:jc w:val="left"/>
      </w:pPr>
    </w:p>
    <w:p w14:paraId="2A63A8BE" w14:textId="5334FE48" w:rsidR="00EF2133" w:rsidRDefault="00EF2133">
      <w:pPr>
        <w:spacing w:before="0" w:after="200" w:line="276" w:lineRule="auto"/>
        <w:jc w:val="left"/>
      </w:pPr>
    </w:p>
    <w:p w14:paraId="330BED25" w14:textId="7FEA2E2B" w:rsidR="00EF2133" w:rsidRDefault="00EF2133">
      <w:pPr>
        <w:spacing w:before="0" w:after="200" w:line="276" w:lineRule="auto"/>
        <w:jc w:val="left"/>
      </w:pPr>
    </w:p>
    <w:p w14:paraId="55FA2640" w14:textId="41601A65" w:rsidR="00EF2133" w:rsidRDefault="00EF2133">
      <w:pPr>
        <w:spacing w:before="0" w:after="200" w:line="276" w:lineRule="auto"/>
        <w:jc w:val="left"/>
      </w:pPr>
    </w:p>
    <w:p w14:paraId="1EE16C5C" w14:textId="29618E61" w:rsidR="00EF2133" w:rsidRDefault="00EF2133">
      <w:pPr>
        <w:spacing w:before="0" w:after="200" w:line="276" w:lineRule="auto"/>
        <w:jc w:val="left"/>
      </w:pPr>
    </w:p>
    <w:p w14:paraId="1E9FDE08" w14:textId="7EC39FCA" w:rsidR="00EF2133" w:rsidRDefault="00EF2133">
      <w:pPr>
        <w:spacing w:before="0" w:after="200" w:line="276" w:lineRule="auto"/>
        <w:jc w:val="left"/>
      </w:pPr>
    </w:p>
    <w:p w14:paraId="31D5FFD2" w14:textId="7C5EC2BC" w:rsidR="00EF2133" w:rsidRDefault="00EF2133">
      <w:pPr>
        <w:spacing w:before="0" w:after="200" w:line="276" w:lineRule="auto"/>
        <w:jc w:val="left"/>
      </w:pPr>
    </w:p>
    <w:p w14:paraId="5A619D35" w14:textId="74F90CFF" w:rsidR="00EF2133" w:rsidRDefault="00EF2133">
      <w:pPr>
        <w:spacing w:before="0" w:after="200" w:line="276" w:lineRule="auto"/>
        <w:jc w:val="left"/>
      </w:pPr>
    </w:p>
    <w:p w14:paraId="11747B64" w14:textId="2F9FD61E" w:rsidR="00EF2133" w:rsidRDefault="00EF2133">
      <w:pPr>
        <w:spacing w:before="0" w:after="200" w:line="276" w:lineRule="auto"/>
        <w:jc w:val="left"/>
      </w:pPr>
    </w:p>
    <w:p w14:paraId="21E5FF23" w14:textId="4C4FA56B" w:rsidR="00EF2133" w:rsidRDefault="00EF2133">
      <w:pPr>
        <w:spacing w:before="0" w:after="200" w:line="276" w:lineRule="auto"/>
        <w:jc w:val="left"/>
      </w:pPr>
    </w:p>
    <w:p w14:paraId="2689E8C4" w14:textId="6A0A9721" w:rsidR="00EF2133" w:rsidRDefault="00EF2133">
      <w:pPr>
        <w:spacing w:before="0" w:after="200" w:line="276" w:lineRule="auto"/>
        <w:jc w:val="left"/>
      </w:pPr>
    </w:p>
    <w:p w14:paraId="3354C6F9" w14:textId="5BBC427E" w:rsidR="00EF2133" w:rsidRDefault="00EF2133">
      <w:pPr>
        <w:spacing w:before="0" w:after="200" w:line="276" w:lineRule="auto"/>
        <w:jc w:val="left"/>
        <w:rPr>
          <w:rFonts w:eastAsiaTheme="majorEastAsia" w:cstheme="majorBidi"/>
          <w:b/>
          <w:bCs/>
          <w:sz w:val="32"/>
          <w:szCs w:val="28"/>
        </w:rPr>
      </w:pPr>
    </w:p>
    <w:p w14:paraId="604FB83C" w14:textId="77777777" w:rsidR="009F45B0" w:rsidRDefault="009F45B0">
      <w:pPr>
        <w:spacing w:before="0" w:after="200" w:line="276" w:lineRule="auto"/>
        <w:jc w:val="left"/>
        <w:rPr>
          <w:rFonts w:eastAsiaTheme="majorEastAsia" w:cstheme="majorBidi"/>
          <w:b/>
          <w:bCs/>
          <w:sz w:val="32"/>
          <w:szCs w:val="28"/>
        </w:rPr>
      </w:pPr>
    </w:p>
    <w:p w14:paraId="1D3766F6" w14:textId="77777777" w:rsidR="00251D11" w:rsidRDefault="00251D11" w:rsidP="00E2610F">
      <w:pPr>
        <w:pStyle w:val="Heading1"/>
        <w:numPr>
          <w:ilvl w:val="0"/>
          <w:numId w:val="0"/>
        </w:numPr>
      </w:pPr>
      <w:bookmarkStart w:id="4" w:name="_Toc110206838"/>
      <w:r>
        <w:lastRenderedPageBreak/>
        <w:t>DANH MỤC HÌNH VẼ</w:t>
      </w:r>
      <w:bookmarkEnd w:id="4"/>
    </w:p>
    <w:p w14:paraId="406D59C7" w14:textId="1DCFF7AB" w:rsidR="006E756A" w:rsidRDefault="001A2A84">
      <w:pPr>
        <w:pStyle w:val="TOC1"/>
        <w:rPr>
          <w:rFonts w:asciiTheme="minorHAnsi" w:eastAsiaTheme="minorEastAsia" w:hAnsiTheme="minorHAnsi" w:cstheme="minorBidi"/>
          <w:b w:val="0"/>
          <w:noProof/>
          <w:kern w:val="0"/>
          <w:sz w:val="22"/>
          <w:szCs w:val="22"/>
        </w:rPr>
      </w:pPr>
      <w:r>
        <w:fldChar w:fldCharType="begin"/>
      </w:r>
      <w:r>
        <w:instrText xml:space="preserve"> TOC \h \z \t "Caption,1" </w:instrText>
      </w:r>
      <w:r>
        <w:fldChar w:fldCharType="separate"/>
      </w:r>
      <w:hyperlink w:anchor="_Toc110206888" w:history="1">
        <w:r w:rsidR="006E756A" w:rsidRPr="001C77CA">
          <w:rPr>
            <w:rStyle w:val="Hyperlink"/>
            <w:noProof/>
          </w:rPr>
          <w:t>Hình 1.1 Hình ảnh tắc nghẽn giao thông ở Hà Nội</w:t>
        </w:r>
        <w:r w:rsidR="006E756A">
          <w:rPr>
            <w:noProof/>
            <w:webHidden/>
          </w:rPr>
          <w:tab/>
        </w:r>
        <w:r w:rsidR="006E756A">
          <w:rPr>
            <w:noProof/>
            <w:webHidden/>
          </w:rPr>
          <w:fldChar w:fldCharType="begin"/>
        </w:r>
        <w:r w:rsidR="006E756A">
          <w:rPr>
            <w:noProof/>
            <w:webHidden/>
          </w:rPr>
          <w:instrText xml:space="preserve"> PAGEREF _Toc110206888 \h </w:instrText>
        </w:r>
        <w:r w:rsidR="006E756A">
          <w:rPr>
            <w:noProof/>
            <w:webHidden/>
          </w:rPr>
        </w:r>
        <w:r w:rsidR="006E756A">
          <w:rPr>
            <w:noProof/>
            <w:webHidden/>
          </w:rPr>
          <w:fldChar w:fldCharType="separate"/>
        </w:r>
        <w:r w:rsidR="006E756A">
          <w:rPr>
            <w:noProof/>
            <w:webHidden/>
          </w:rPr>
          <w:t>2</w:t>
        </w:r>
        <w:r w:rsidR="006E756A">
          <w:rPr>
            <w:noProof/>
            <w:webHidden/>
          </w:rPr>
          <w:fldChar w:fldCharType="end"/>
        </w:r>
      </w:hyperlink>
    </w:p>
    <w:p w14:paraId="3E19F1FF" w14:textId="34483C01" w:rsidR="006E756A" w:rsidRDefault="00000000">
      <w:pPr>
        <w:pStyle w:val="TOC1"/>
        <w:rPr>
          <w:rFonts w:asciiTheme="minorHAnsi" w:eastAsiaTheme="minorEastAsia" w:hAnsiTheme="minorHAnsi" w:cstheme="minorBidi"/>
          <w:b w:val="0"/>
          <w:noProof/>
          <w:kern w:val="0"/>
          <w:sz w:val="22"/>
          <w:szCs w:val="22"/>
        </w:rPr>
      </w:pPr>
      <w:hyperlink w:anchor="_Toc110206889" w:history="1">
        <w:r w:rsidR="006E756A" w:rsidRPr="001C77CA">
          <w:rPr>
            <w:rStyle w:val="Hyperlink"/>
            <w:noProof/>
          </w:rPr>
          <w:t>Hình 1.2 Hình ảnh 1 quán cho thuê xe đạp tại Hà Nội</w:t>
        </w:r>
        <w:r w:rsidR="006E756A">
          <w:rPr>
            <w:noProof/>
            <w:webHidden/>
          </w:rPr>
          <w:tab/>
        </w:r>
        <w:r w:rsidR="006E756A">
          <w:rPr>
            <w:noProof/>
            <w:webHidden/>
          </w:rPr>
          <w:fldChar w:fldCharType="begin"/>
        </w:r>
        <w:r w:rsidR="006E756A">
          <w:rPr>
            <w:noProof/>
            <w:webHidden/>
          </w:rPr>
          <w:instrText xml:space="preserve"> PAGEREF _Toc110206889 \h </w:instrText>
        </w:r>
        <w:r w:rsidR="006E756A">
          <w:rPr>
            <w:noProof/>
            <w:webHidden/>
          </w:rPr>
        </w:r>
        <w:r w:rsidR="006E756A">
          <w:rPr>
            <w:noProof/>
            <w:webHidden/>
          </w:rPr>
          <w:fldChar w:fldCharType="separate"/>
        </w:r>
        <w:r w:rsidR="006E756A">
          <w:rPr>
            <w:noProof/>
            <w:webHidden/>
          </w:rPr>
          <w:t>3</w:t>
        </w:r>
        <w:r w:rsidR="006E756A">
          <w:rPr>
            <w:noProof/>
            <w:webHidden/>
          </w:rPr>
          <w:fldChar w:fldCharType="end"/>
        </w:r>
      </w:hyperlink>
    </w:p>
    <w:p w14:paraId="0465A127" w14:textId="30253931" w:rsidR="006E756A" w:rsidRDefault="00000000">
      <w:pPr>
        <w:pStyle w:val="TOC1"/>
        <w:rPr>
          <w:rFonts w:asciiTheme="minorHAnsi" w:eastAsiaTheme="minorEastAsia" w:hAnsiTheme="minorHAnsi" w:cstheme="minorBidi"/>
          <w:b w:val="0"/>
          <w:noProof/>
          <w:kern w:val="0"/>
          <w:sz w:val="22"/>
          <w:szCs w:val="22"/>
        </w:rPr>
      </w:pPr>
      <w:hyperlink w:anchor="_Toc110206890" w:history="1">
        <w:r w:rsidR="006E756A" w:rsidRPr="001C77CA">
          <w:rPr>
            <w:rStyle w:val="Hyperlink"/>
            <w:noProof/>
          </w:rPr>
          <w:t>Hình 1.3 Khoảng cách đỗ xe đạp trong bãi</w:t>
        </w:r>
        <w:r w:rsidR="006E756A">
          <w:rPr>
            <w:noProof/>
            <w:webHidden/>
          </w:rPr>
          <w:tab/>
        </w:r>
        <w:r w:rsidR="006E756A">
          <w:rPr>
            <w:noProof/>
            <w:webHidden/>
          </w:rPr>
          <w:fldChar w:fldCharType="begin"/>
        </w:r>
        <w:r w:rsidR="006E756A">
          <w:rPr>
            <w:noProof/>
            <w:webHidden/>
          </w:rPr>
          <w:instrText xml:space="preserve"> PAGEREF _Toc110206890 \h </w:instrText>
        </w:r>
        <w:r w:rsidR="006E756A">
          <w:rPr>
            <w:noProof/>
            <w:webHidden/>
          </w:rPr>
        </w:r>
        <w:r w:rsidR="006E756A">
          <w:rPr>
            <w:noProof/>
            <w:webHidden/>
          </w:rPr>
          <w:fldChar w:fldCharType="separate"/>
        </w:r>
        <w:r w:rsidR="006E756A">
          <w:rPr>
            <w:noProof/>
            <w:webHidden/>
          </w:rPr>
          <w:t>4</w:t>
        </w:r>
        <w:r w:rsidR="006E756A">
          <w:rPr>
            <w:noProof/>
            <w:webHidden/>
          </w:rPr>
          <w:fldChar w:fldCharType="end"/>
        </w:r>
      </w:hyperlink>
    </w:p>
    <w:p w14:paraId="49E3FCA8" w14:textId="4E18391D" w:rsidR="006E756A" w:rsidRDefault="00000000">
      <w:pPr>
        <w:pStyle w:val="TOC1"/>
        <w:rPr>
          <w:rFonts w:asciiTheme="minorHAnsi" w:eastAsiaTheme="minorEastAsia" w:hAnsiTheme="minorHAnsi" w:cstheme="minorBidi"/>
          <w:b w:val="0"/>
          <w:noProof/>
          <w:kern w:val="0"/>
          <w:sz w:val="22"/>
          <w:szCs w:val="22"/>
        </w:rPr>
      </w:pPr>
      <w:hyperlink w:anchor="_Toc110206891" w:history="1">
        <w:r w:rsidR="006E756A" w:rsidRPr="001C77CA">
          <w:rPr>
            <w:rStyle w:val="Hyperlink"/>
            <w:noProof/>
          </w:rPr>
          <w:t>Hình 2.1 Các kiểu dữ liệu nguyên thuỷ</w:t>
        </w:r>
        <w:r w:rsidR="006E756A">
          <w:rPr>
            <w:noProof/>
            <w:webHidden/>
          </w:rPr>
          <w:tab/>
        </w:r>
        <w:r w:rsidR="006E756A">
          <w:rPr>
            <w:noProof/>
            <w:webHidden/>
          </w:rPr>
          <w:fldChar w:fldCharType="begin"/>
        </w:r>
        <w:r w:rsidR="006E756A">
          <w:rPr>
            <w:noProof/>
            <w:webHidden/>
          </w:rPr>
          <w:instrText xml:space="preserve"> PAGEREF _Toc110206891 \h </w:instrText>
        </w:r>
        <w:r w:rsidR="006E756A">
          <w:rPr>
            <w:noProof/>
            <w:webHidden/>
          </w:rPr>
        </w:r>
        <w:r w:rsidR="006E756A">
          <w:rPr>
            <w:noProof/>
            <w:webHidden/>
          </w:rPr>
          <w:fldChar w:fldCharType="separate"/>
        </w:r>
        <w:r w:rsidR="006E756A">
          <w:rPr>
            <w:noProof/>
            <w:webHidden/>
          </w:rPr>
          <w:t>6</w:t>
        </w:r>
        <w:r w:rsidR="006E756A">
          <w:rPr>
            <w:noProof/>
            <w:webHidden/>
          </w:rPr>
          <w:fldChar w:fldCharType="end"/>
        </w:r>
      </w:hyperlink>
    </w:p>
    <w:p w14:paraId="4A60884E" w14:textId="227020DB" w:rsidR="006E756A" w:rsidRDefault="00000000">
      <w:pPr>
        <w:pStyle w:val="TOC1"/>
        <w:rPr>
          <w:rFonts w:asciiTheme="minorHAnsi" w:eastAsiaTheme="minorEastAsia" w:hAnsiTheme="minorHAnsi" w:cstheme="minorBidi"/>
          <w:b w:val="0"/>
          <w:noProof/>
          <w:kern w:val="0"/>
          <w:sz w:val="22"/>
          <w:szCs w:val="22"/>
        </w:rPr>
      </w:pPr>
      <w:hyperlink w:anchor="_Toc110206892" w:history="1">
        <w:r w:rsidR="006E756A" w:rsidRPr="001C77CA">
          <w:rPr>
            <w:rStyle w:val="Hyperlink"/>
            <w:noProof/>
          </w:rPr>
          <w:t>Hình 2.2 Ví dụ về biến nguyên thuỷ và biến tham chiếu</w:t>
        </w:r>
        <w:r w:rsidR="006E756A">
          <w:rPr>
            <w:noProof/>
            <w:webHidden/>
          </w:rPr>
          <w:tab/>
        </w:r>
        <w:r w:rsidR="006E756A">
          <w:rPr>
            <w:noProof/>
            <w:webHidden/>
          </w:rPr>
          <w:fldChar w:fldCharType="begin"/>
        </w:r>
        <w:r w:rsidR="006E756A">
          <w:rPr>
            <w:noProof/>
            <w:webHidden/>
          </w:rPr>
          <w:instrText xml:space="preserve"> PAGEREF _Toc110206892 \h </w:instrText>
        </w:r>
        <w:r w:rsidR="006E756A">
          <w:rPr>
            <w:noProof/>
            <w:webHidden/>
          </w:rPr>
        </w:r>
        <w:r w:rsidR="006E756A">
          <w:rPr>
            <w:noProof/>
            <w:webHidden/>
          </w:rPr>
          <w:fldChar w:fldCharType="separate"/>
        </w:r>
        <w:r w:rsidR="006E756A">
          <w:rPr>
            <w:noProof/>
            <w:webHidden/>
          </w:rPr>
          <w:t>7</w:t>
        </w:r>
        <w:r w:rsidR="006E756A">
          <w:rPr>
            <w:noProof/>
            <w:webHidden/>
          </w:rPr>
          <w:fldChar w:fldCharType="end"/>
        </w:r>
      </w:hyperlink>
    </w:p>
    <w:p w14:paraId="7459F8EA" w14:textId="07041E9B" w:rsidR="006E756A" w:rsidRDefault="00000000">
      <w:pPr>
        <w:pStyle w:val="TOC1"/>
        <w:rPr>
          <w:rFonts w:asciiTheme="minorHAnsi" w:eastAsiaTheme="minorEastAsia" w:hAnsiTheme="minorHAnsi" w:cstheme="minorBidi"/>
          <w:b w:val="0"/>
          <w:noProof/>
          <w:kern w:val="0"/>
          <w:sz w:val="22"/>
          <w:szCs w:val="22"/>
        </w:rPr>
      </w:pPr>
      <w:hyperlink w:anchor="_Toc110206893" w:history="1">
        <w:r w:rsidR="006E756A" w:rsidRPr="001C77CA">
          <w:rPr>
            <w:rStyle w:val="Hyperlink"/>
            <w:noProof/>
          </w:rPr>
          <w:t>Hình 2.3 Ví dụ tính không thể modify của String</w:t>
        </w:r>
        <w:r w:rsidR="006E756A">
          <w:rPr>
            <w:noProof/>
            <w:webHidden/>
          </w:rPr>
          <w:tab/>
        </w:r>
        <w:r w:rsidR="006E756A">
          <w:rPr>
            <w:noProof/>
            <w:webHidden/>
          </w:rPr>
          <w:fldChar w:fldCharType="begin"/>
        </w:r>
        <w:r w:rsidR="006E756A">
          <w:rPr>
            <w:noProof/>
            <w:webHidden/>
          </w:rPr>
          <w:instrText xml:space="preserve"> PAGEREF _Toc110206893 \h </w:instrText>
        </w:r>
        <w:r w:rsidR="006E756A">
          <w:rPr>
            <w:noProof/>
            <w:webHidden/>
          </w:rPr>
        </w:r>
        <w:r w:rsidR="006E756A">
          <w:rPr>
            <w:noProof/>
            <w:webHidden/>
          </w:rPr>
          <w:fldChar w:fldCharType="separate"/>
        </w:r>
        <w:r w:rsidR="006E756A">
          <w:rPr>
            <w:noProof/>
            <w:webHidden/>
          </w:rPr>
          <w:t>8</w:t>
        </w:r>
        <w:r w:rsidR="006E756A">
          <w:rPr>
            <w:noProof/>
            <w:webHidden/>
          </w:rPr>
          <w:fldChar w:fldCharType="end"/>
        </w:r>
      </w:hyperlink>
    </w:p>
    <w:p w14:paraId="3AAF2E61" w14:textId="3AE145A7" w:rsidR="006E756A" w:rsidRDefault="00000000">
      <w:pPr>
        <w:pStyle w:val="TOC1"/>
        <w:rPr>
          <w:rFonts w:asciiTheme="minorHAnsi" w:eastAsiaTheme="minorEastAsia" w:hAnsiTheme="minorHAnsi" w:cstheme="minorBidi"/>
          <w:b w:val="0"/>
          <w:noProof/>
          <w:kern w:val="0"/>
          <w:sz w:val="22"/>
          <w:szCs w:val="22"/>
        </w:rPr>
      </w:pPr>
      <w:hyperlink w:anchor="_Toc110206894" w:history="1">
        <w:r w:rsidR="006E756A" w:rsidRPr="001C77CA">
          <w:rPr>
            <w:rStyle w:val="Hyperlink"/>
            <w:noProof/>
          </w:rPr>
          <w:t>Hình 2.4 Vấn đề khi dùng đa kế thừa</w:t>
        </w:r>
        <w:r w:rsidR="006E756A">
          <w:rPr>
            <w:noProof/>
            <w:webHidden/>
          </w:rPr>
          <w:tab/>
        </w:r>
        <w:r w:rsidR="006E756A">
          <w:rPr>
            <w:noProof/>
            <w:webHidden/>
          </w:rPr>
          <w:fldChar w:fldCharType="begin"/>
        </w:r>
        <w:r w:rsidR="006E756A">
          <w:rPr>
            <w:noProof/>
            <w:webHidden/>
          </w:rPr>
          <w:instrText xml:space="preserve"> PAGEREF _Toc110206894 \h </w:instrText>
        </w:r>
        <w:r w:rsidR="006E756A">
          <w:rPr>
            <w:noProof/>
            <w:webHidden/>
          </w:rPr>
        </w:r>
        <w:r w:rsidR="006E756A">
          <w:rPr>
            <w:noProof/>
            <w:webHidden/>
          </w:rPr>
          <w:fldChar w:fldCharType="separate"/>
        </w:r>
        <w:r w:rsidR="006E756A">
          <w:rPr>
            <w:noProof/>
            <w:webHidden/>
          </w:rPr>
          <w:t>11</w:t>
        </w:r>
        <w:r w:rsidR="006E756A">
          <w:rPr>
            <w:noProof/>
            <w:webHidden/>
          </w:rPr>
          <w:fldChar w:fldCharType="end"/>
        </w:r>
      </w:hyperlink>
    </w:p>
    <w:p w14:paraId="6D93255D" w14:textId="7747AB1E" w:rsidR="006E756A" w:rsidRDefault="00000000">
      <w:pPr>
        <w:pStyle w:val="TOC1"/>
        <w:rPr>
          <w:rFonts w:asciiTheme="minorHAnsi" w:eastAsiaTheme="minorEastAsia" w:hAnsiTheme="minorHAnsi" w:cstheme="minorBidi"/>
          <w:b w:val="0"/>
          <w:noProof/>
          <w:kern w:val="0"/>
          <w:sz w:val="22"/>
          <w:szCs w:val="22"/>
        </w:rPr>
      </w:pPr>
      <w:hyperlink w:anchor="_Toc110206895" w:history="1">
        <w:r w:rsidR="006E756A" w:rsidRPr="001C77CA">
          <w:rPr>
            <w:rStyle w:val="Hyperlink"/>
            <w:noProof/>
          </w:rPr>
          <w:t>Hình 2.5 Collection Framework</w:t>
        </w:r>
        <w:r w:rsidR="006E756A">
          <w:rPr>
            <w:noProof/>
            <w:webHidden/>
          </w:rPr>
          <w:tab/>
        </w:r>
        <w:r w:rsidR="006E756A">
          <w:rPr>
            <w:noProof/>
            <w:webHidden/>
          </w:rPr>
          <w:fldChar w:fldCharType="begin"/>
        </w:r>
        <w:r w:rsidR="006E756A">
          <w:rPr>
            <w:noProof/>
            <w:webHidden/>
          </w:rPr>
          <w:instrText xml:space="preserve"> PAGEREF _Toc110206895 \h </w:instrText>
        </w:r>
        <w:r w:rsidR="006E756A">
          <w:rPr>
            <w:noProof/>
            <w:webHidden/>
          </w:rPr>
        </w:r>
        <w:r w:rsidR="006E756A">
          <w:rPr>
            <w:noProof/>
            <w:webHidden/>
          </w:rPr>
          <w:fldChar w:fldCharType="separate"/>
        </w:r>
        <w:r w:rsidR="006E756A">
          <w:rPr>
            <w:noProof/>
            <w:webHidden/>
          </w:rPr>
          <w:t>13</w:t>
        </w:r>
        <w:r w:rsidR="006E756A">
          <w:rPr>
            <w:noProof/>
            <w:webHidden/>
          </w:rPr>
          <w:fldChar w:fldCharType="end"/>
        </w:r>
      </w:hyperlink>
    </w:p>
    <w:p w14:paraId="410D50BA" w14:textId="18CAB528" w:rsidR="006E756A" w:rsidRDefault="00000000">
      <w:pPr>
        <w:pStyle w:val="TOC1"/>
        <w:rPr>
          <w:rFonts w:asciiTheme="minorHAnsi" w:eastAsiaTheme="minorEastAsia" w:hAnsiTheme="minorHAnsi" w:cstheme="minorBidi"/>
          <w:b w:val="0"/>
          <w:noProof/>
          <w:kern w:val="0"/>
          <w:sz w:val="22"/>
          <w:szCs w:val="22"/>
        </w:rPr>
      </w:pPr>
      <w:hyperlink w:anchor="_Toc110206896" w:history="1">
        <w:r w:rsidR="006E756A" w:rsidRPr="001C77CA">
          <w:rPr>
            <w:rStyle w:val="Hyperlink"/>
            <w:noProof/>
          </w:rPr>
          <w:t>Hình 2.6 Ví dụ về Lamda</w:t>
        </w:r>
        <w:r w:rsidR="006E756A">
          <w:rPr>
            <w:noProof/>
            <w:webHidden/>
          </w:rPr>
          <w:tab/>
        </w:r>
        <w:r w:rsidR="006E756A">
          <w:rPr>
            <w:noProof/>
            <w:webHidden/>
          </w:rPr>
          <w:fldChar w:fldCharType="begin"/>
        </w:r>
        <w:r w:rsidR="006E756A">
          <w:rPr>
            <w:noProof/>
            <w:webHidden/>
          </w:rPr>
          <w:instrText xml:space="preserve"> PAGEREF _Toc110206896 \h </w:instrText>
        </w:r>
        <w:r w:rsidR="006E756A">
          <w:rPr>
            <w:noProof/>
            <w:webHidden/>
          </w:rPr>
        </w:r>
        <w:r w:rsidR="006E756A">
          <w:rPr>
            <w:noProof/>
            <w:webHidden/>
          </w:rPr>
          <w:fldChar w:fldCharType="separate"/>
        </w:r>
        <w:r w:rsidR="006E756A">
          <w:rPr>
            <w:noProof/>
            <w:webHidden/>
          </w:rPr>
          <w:t>14</w:t>
        </w:r>
        <w:r w:rsidR="006E756A">
          <w:rPr>
            <w:noProof/>
            <w:webHidden/>
          </w:rPr>
          <w:fldChar w:fldCharType="end"/>
        </w:r>
      </w:hyperlink>
    </w:p>
    <w:p w14:paraId="36DED7CC" w14:textId="69D96747" w:rsidR="006E756A" w:rsidRDefault="00000000">
      <w:pPr>
        <w:pStyle w:val="TOC1"/>
        <w:rPr>
          <w:rFonts w:asciiTheme="minorHAnsi" w:eastAsiaTheme="minorEastAsia" w:hAnsiTheme="minorHAnsi" w:cstheme="minorBidi"/>
          <w:b w:val="0"/>
          <w:noProof/>
          <w:kern w:val="0"/>
          <w:sz w:val="22"/>
          <w:szCs w:val="22"/>
        </w:rPr>
      </w:pPr>
      <w:hyperlink w:anchor="_Toc110206897" w:history="1">
        <w:r w:rsidR="006E756A" w:rsidRPr="001C77CA">
          <w:rPr>
            <w:rStyle w:val="Hyperlink"/>
            <w:noProof/>
          </w:rPr>
          <w:t>Hình 2.7 Ví dụ về Lỗi Xss</w:t>
        </w:r>
        <w:r w:rsidR="006E756A">
          <w:rPr>
            <w:noProof/>
            <w:webHidden/>
          </w:rPr>
          <w:tab/>
        </w:r>
        <w:r w:rsidR="006E756A">
          <w:rPr>
            <w:noProof/>
            <w:webHidden/>
          </w:rPr>
          <w:fldChar w:fldCharType="begin"/>
        </w:r>
        <w:r w:rsidR="006E756A">
          <w:rPr>
            <w:noProof/>
            <w:webHidden/>
          </w:rPr>
          <w:instrText xml:space="preserve"> PAGEREF _Toc110206897 \h </w:instrText>
        </w:r>
        <w:r w:rsidR="006E756A">
          <w:rPr>
            <w:noProof/>
            <w:webHidden/>
          </w:rPr>
        </w:r>
        <w:r w:rsidR="006E756A">
          <w:rPr>
            <w:noProof/>
            <w:webHidden/>
          </w:rPr>
          <w:fldChar w:fldCharType="separate"/>
        </w:r>
        <w:r w:rsidR="006E756A">
          <w:rPr>
            <w:noProof/>
            <w:webHidden/>
          </w:rPr>
          <w:t>15</w:t>
        </w:r>
        <w:r w:rsidR="006E756A">
          <w:rPr>
            <w:noProof/>
            <w:webHidden/>
          </w:rPr>
          <w:fldChar w:fldCharType="end"/>
        </w:r>
      </w:hyperlink>
    </w:p>
    <w:p w14:paraId="1E0979FD" w14:textId="09772865" w:rsidR="006E756A" w:rsidRDefault="00000000">
      <w:pPr>
        <w:pStyle w:val="TOC1"/>
        <w:rPr>
          <w:rFonts w:asciiTheme="minorHAnsi" w:eastAsiaTheme="minorEastAsia" w:hAnsiTheme="minorHAnsi" w:cstheme="minorBidi"/>
          <w:b w:val="0"/>
          <w:noProof/>
          <w:kern w:val="0"/>
          <w:sz w:val="22"/>
          <w:szCs w:val="22"/>
        </w:rPr>
      </w:pPr>
      <w:hyperlink w:anchor="_Toc110206898" w:history="1">
        <w:r w:rsidR="006E756A" w:rsidRPr="001C77CA">
          <w:rPr>
            <w:rStyle w:val="Hyperlink"/>
            <w:noProof/>
          </w:rPr>
          <w:t xml:space="preserve">Hình 2.8 </w:t>
        </w:r>
        <w:r w:rsidR="006E756A" w:rsidRPr="001C77CA">
          <w:rPr>
            <w:rStyle w:val="Hyperlink"/>
            <w:noProof/>
            <w:lang w:val="vi-VN"/>
          </w:rPr>
          <w:t>Ví dụ sau khi phòng chống lỗi XSS</w:t>
        </w:r>
        <w:r w:rsidR="006E756A">
          <w:rPr>
            <w:noProof/>
            <w:webHidden/>
          </w:rPr>
          <w:tab/>
        </w:r>
        <w:r w:rsidR="006E756A">
          <w:rPr>
            <w:noProof/>
            <w:webHidden/>
          </w:rPr>
          <w:fldChar w:fldCharType="begin"/>
        </w:r>
        <w:r w:rsidR="006E756A">
          <w:rPr>
            <w:noProof/>
            <w:webHidden/>
          </w:rPr>
          <w:instrText xml:space="preserve"> PAGEREF _Toc110206898 \h </w:instrText>
        </w:r>
        <w:r w:rsidR="006E756A">
          <w:rPr>
            <w:noProof/>
            <w:webHidden/>
          </w:rPr>
        </w:r>
        <w:r w:rsidR="006E756A">
          <w:rPr>
            <w:noProof/>
            <w:webHidden/>
          </w:rPr>
          <w:fldChar w:fldCharType="separate"/>
        </w:r>
        <w:r w:rsidR="006E756A">
          <w:rPr>
            <w:noProof/>
            <w:webHidden/>
          </w:rPr>
          <w:t>15</w:t>
        </w:r>
        <w:r w:rsidR="006E756A">
          <w:rPr>
            <w:noProof/>
            <w:webHidden/>
          </w:rPr>
          <w:fldChar w:fldCharType="end"/>
        </w:r>
      </w:hyperlink>
    </w:p>
    <w:p w14:paraId="6C99A052" w14:textId="1751F674" w:rsidR="006E756A" w:rsidRDefault="00000000">
      <w:pPr>
        <w:pStyle w:val="TOC1"/>
        <w:rPr>
          <w:rFonts w:asciiTheme="minorHAnsi" w:eastAsiaTheme="minorEastAsia" w:hAnsiTheme="minorHAnsi" w:cstheme="minorBidi"/>
          <w:b w:val="0"/>
          <w:noProof/>
          <w:kern w:val="0"/>
          <w:sz w:val="22"/>
          <w:szCs w:val="22"/>
        </w:rPr>
      </w:pPr>
      <w:hyperlink w:anchor="_Toc110206899" w:history="1">
        <w:r w:rsidR="006E756A" w:rsidRPr="001C77CA">
          <w:rPr>
            <w:rStyle w:val="Hyperlink"/>
            <w:noProof/>
            <w:lang w:val="vi-VN"/>
          </w:rPr>
          <w:t>Hình 2.</w:t>
        </w:r>
        <w:r w:rsidR="006E756A" w:rsidRPr="001C77CA">
          <w:rPr>
            <w:rStyle w:val="Hyperlink"/>
            <w:noProof/>
          </w:rPr>
          <w:t>9</w:t>
        </w:r>
        <w:r w:rsidR="006E756A" w:rsidRPr="001C77CA">
          <w:rPr>
            <w:rStyle w:val="Hyperlink"/>
            <w:noProof/>
            <w:lang w:val="vi-VN"/>
          </w:rPr>
          <w:t xml:space="preserve"> Ví dụ về lỗi SQL Injec</w:t>
        </w:r>
        <w:r w:rsidR="006E756A" w:rsidRPr="001C77CA">
          <w:rPr>
            <w:rStyle w:val="Hyperlink"/>
            <w:noProof/>
          </w:rPr>
          <w:t>tion</w:t>
        </w:r>
        <w:r w:rsidR="006E756A">
          <w:rPr>
            <w:noProof/>
            <w:webHidden/>
          </w:rPr>
          <w:tab/>
        </w:r>
        <w:r w:rsidR="006E756A">
          <w:rPr>
            <w:noProof/>
            <w:webHidden/>
          </w:rPr>
          <w:fldChar w:fldCharType="begin"/>
        </w:r>
        <w:r w:rsidR="006E756A">
          <w:rPr>
            <w:noProof/>
            <w:webHidden/>
          </w:rPr>
          <w:instrText xml:space="preserve"> PAGEREF _Toc110206899 \h </w:instrText>
        </w:r>
        <w:r w:rsidR="006E756A">
          <w:rPr>
            <w:noProof/>
            <w:webHidden/>
          </w:rPr>
        </w:r>
        <w:r w:rsidR="006E756A">
          <w:rPr>
            <w:noProof/>
            <w:webHidden/>
          </w:rPr>
          <w:fldChar w:fldCharType="separate"/>
        </w:r>
        <w:r w:rsidR="006E756A">
          <w:rPr>
            <w:noProof/>
            <w:webHidden/>
          </w:rPr>
          <w:t>16</w:t>
        </w:r>
        <w:r w:rsidR="006E756A">
          <w:rPr>
            <w:noProof/>
            <w:webHidden/>
          </w:rPr>
          <w:fldChar w:fldCharType="end"/>
        </w:r>
      </w:hyperlink>
    </w:p>
    <w:p w14:paraId="5CA85995" w14:textId="5DC5F7AA" w:rsidR="006E756A" w:rsidRDefault="00000000">
      <w:pPr>
        <w:pStyle w:val="TOC1"/>
        <w:rPr>
          <w:rFonts w:asciiTheme="minorHAnsi" w:eastAsiaTheme="minorEastAsia" w:hAnsiTheme="minorHAnsi" w:cstheme="minorBidi"/>
          <w:b w:val="0"/>
          <w:noProof/>
          <w:kern w:val="0"/>
          <w:sz w:val="22"/>
          <w:szCs w:val="22"/>
        </w:rPr>
      </w:pPr>
      <w:hyperlink w:anchor="_Toc110206900" w:history="1">
        <w:r w:rsidR="006E756A" w:rsidRPr="001C77CA">
          <w:rPr>
            <w:rStyle w:val="Hyperlink"/>
            <w:noProof/>
            <w:lang w:val="vi-VN"/>
          </w:rPr>
          <w:t>Hình 2.</w:t>
        </w:r>
        <w:r w:rsidR="006E756A" w:rsidRPr="001C77CA">
          <w:rPr>
            <w:rStyle w:val="Hyperlink"/>
            <w:noProof/>
          </w:rPr>
          <w:t>10</w:t>
        </w:r>
        <w:r w:rsidR="006E756A" w:rsidRPr="001C77CA">
          <w:rPr>
            <w:rStyle w:val="Hyperlink"/>
            <w:noProof/>
            <w:lang w:val="vi-VN"/>
          </w:rPr>
          <w:t xml:space="preserve"> </w:t>
        </w:r>
        <w:r w:rsidR="006E756A" w:rsidRPr="001C77CA">
          <w:rPr>
            <w:rStyle w:val="Hyperlink"/>
            <w:noProof/>
          </w:rPr>
          <w:t>Mã hoá dữ liệu nhậy cảm</w:t>
        </w:r>
        <w:r w:rsidR="006E756A">
          <w:rPr>
            <w:noProof/>
            <w:webHidden/>
          </w:rPr>
          <w:tab/>
        </w:r>
        <w:r w:rsidR="006E756A">
          <w:rPr>
            <w:noProof/>
            <w:webHidden/>
          </w:rPr>
          <w:fldChar w:fldCharType="begin"/>
        </w:r>
        <w:r w:rsidR="006E756A">
          <w:rPr>
            <w:noProof/>
            <w:webHidden/>
          </w:rPr>
          <w:instrText xml:space="preserve"> PAGEREF _Toc110206900 \h </w:instrText>
        </w:r>
        <w:r w:rsidR="006E756A">
          <w:rPr>
            <w:noProof/>
            <w:webHidden/>
          </w:rPr>
        </w:r>
        <w:r w:rsidR="006E756A">
          <w:rPr>
            <w:noProof/>
            <w:webHidden/>
          </w:rPr>
          <w:fldChar w:fldCharType="separate"/>
        </w:r>
        <w:r w:rsidR="006E756A">
          <w:rPr>
            <w:noProof/>
            <w:webHidden/>
          </w:rPr>
          <w:t>16</w:t>
        </w:r>
        <w:r w:rsidR="006E756A">
          <w:rPr>
            <w:noProof/>
            <w:webHidden/>
          </w:rPr>
          <w:fldChar w:fldCharType="end"/>
        </w:r>
      </w:hyperlink>
    </w:p>
    <w:p w14:paraId="41818345" w14:textId="002E2E11" w:rsidR="006E756A" w:rsidRDefault="00000000">
      <w:pPr>
        <w:pStyle w:val="TOC1"/>
        <w:rPr>
          <w:rFonts w:asciiTheme="minorHAnsi" w:eastAsiaTheme="minorEastAsia" w:hAnsiTheme="minorHAnsi" w:cstheme="minorBidi"/>
          <w:b w:val="0"/>
          <w:noProof/>
          <w:kern w:val="0"/>
          <w:sz w:val="22"/>
          <w:szCs w:val="22"/>
        </w:rPr>
      </w:pPr>
      <w:hyperlink w:anchor="_Toc110206901" w:history="1">
        <w:r w:rsidR="006E756A" w:rsidRPr="001C77CA">
          <w:rPr>
            <w:rStyle w:val="Hyperlink"/>
            <w:noProof/>
            <w:lang w:val="vi-VN"/>
          </w:rPr>
          <w:t>Hình</w:t>
        </w:r>
        <w:r w:rsidR="006E756A" w:rsidRPr="001C77CA">
          <w:rPr>
            <w:rStyle w:val="Hyperlink"/>
            <w:noProof/>
          </w:rPr>
          <w:t xml:space="preserve"> 3</w:t>
        </w:r>
        <w:r w:rsidR="006E756A" w:rsidRPr="001C77CA">
          <w:rPr>
            <w:rStyle w:val="Hyperlink"/>
            <w:noProof/>
            <w:lang w:val="vi-VN"/>
          </w:rPr>
          <w:t>.</w:t>
        </w:r>
        <w:r w:rsidR="006E756A" w:rsidRPr="001C77CA">
          <w:rPr>
            <w:rStyle w:val="Hyperlink"/>
            <w:noProof/>
          </w:rPr>
          <w:t>1</w:t>
        </w:r>
        <w:r w:rsidR="006E756A" w:rsidRPr="001C77CA">
          <w:rPr>
            <w:rStyle w:val="Hyperlink"/>
            <w:noProof/>
            <w:lang w:val="vi-VN"/>
          </w:rPr>
          <w:t xml:space="preserve"> </w:t>
        </w:r>
        <w:r w:rsidR="006E756A" w:rsidRPr="001C77CA">
          <w:rPr>
            <w:rStyle w:val="Hyperlink"/>
            <w:noProof/>
          </w:rPr>
          <w:t>Sơ đồ khối của hệ thống</w:t>
        </w:r>
        <w:r w:rsidR="006E756A">
          <w:rPr>
            <w:noProof/>
            <w:webHidden/>
          </w:rPr>
          <w:tab/>
        </w:r>
        <w:r w:rsidR="006E756A">
          <w:rPr>
            <w:noProof/>
            <w:webHidden/>
          </w:rPr>
          <w:fldChar w:fldCharType="begin"/>
        </w:r>
        <w:r w:rsidR="006E756A">
          <w:rPr>
            <w:noProof/>
            <w:webHidden/>
          </w:rPr>
          <w:instrText xml:space="preserve"> PAGEREF _Toc110206901 \h </w:instrText>
        </w:r>
        <w:r w:rsidR="006E756A">
          <w:rPr>
            <w:noProof/>
            <w:webHidden/>
          </w:rPr>
        </w:r>
        <w:r w:rsidR="006E756A">
          <w:rPr>
            <w:noProof/>
            <w:webHidden/>
          </w:rPr>
          <w:fldChar w:fldCharType="separate"/>
        </w:r>
        <w:r w:rsidR="006E756A">
          <w:rPr>
            <w:noProof/>
            <w:webHidden/>
          </w:rPr>
          <w:t>17</w:t>
        </w:r>
        <w:r w:rsidR="006E756A">
          <w:rPr>
            <w:noProof/>
            <w:webHidden/>
          </w:rPr>
          <w:fldChar w:fldCharType="end"/>
        </w:r>
      </w:hyperlink>
    </w:p>
    <w:p w14:paraId="2095B540" w14:textId="71649E50" w:rsidR="006E756A" w:rsidRDefault="00000000">
      <w:pPr>
        <w:pStyle w:val="TOC1"/>
        <w:rPr>
          <w:rFonts w:asciiTheme="minorHAnsi" w:eastAsiaTheme="minorEastAsia" w:hAnsiTheme="minorHAnsi" w:cstheme="minorBidi"/>
          <w:b w:val="0"/>
          <w:noProof/>
          <w:kern w:val="0"/>
          <w:sz w:val="22"/>
          <w:szCs w:val="22"/>
        </w:rPr>
      </w:pPr>
      <w:hyperlink w:anchor="_Toc110206902" w:history="1">
        <w:r w:rsidR="006E756A" w:rsidRPr="001C77CA">
          <w:rPr>
            <w:rStyle w:val="Hyperlink"/>
            <w:noProof/>
          </w:rPr>
          <w:t>Hình 3.2: Enterprise JavaBeans</w:t>
        </w:r>
        <w:r w:rsidR="006E756A">
          <w:rPr>
            <w:noProof/>
            <w:webHidden/>
          </w:rPr>
          <w:tab/>
        </w:r>
        <w:r w:rsidR="006E756A">
          <w:rPr>
            <w:noProof/>
            <w:webHidden/>
          </w:rPr>
          <w:fldChar w:fldCharType="begin"/>
        </w:r>
        <w:r w:rsidR="006E756A">
          <w:rPr>
            <w:noProof/>
            <w:webHidden/>
          </w:rPr>
          <w:instrText xml:space="preserve"> PAGEREF _Toc110206902 \h </w:instrText>
        </w:r>
        <w:r w:rsidR="006E756A">
          <w:rPr>
            <w:noProof/>
            <w:webHidden/>
          </w:rPr>
        </w:r>
        <w:r w:rsidR="006E756A">
          <w:rPr>
            <w:noProof/>
            <w:webHidden/>
          </w:rPr>
          <w:fldChar w:fldCharType="separate"/>
        </w:r>
        <w:r w:rsidR="006E756A">
          <w:rPr>
            <w:noProof/>
            <w:webHidden/>
          </w:rPr>
          <w:t>19</w:t>
        </w:r>
        <w:r w:rsidR="006E756A">
          <w:rPr>
            <w:noProof/>
            <w:webHidden/>
          </w:rPr>
          <w:fldChar w:fldCharType="end"/>
        </w:r>
      </w:hyperlink>
    </w:p>
    <w:p w14:paraId="2A572128" w14:textId="60BA2842" w:rsidR="006E756A" w:rsidRDefault="00000000">
      <w:pPr>
        <w:pStyle w:val="TOC1"/>
        <w:rPr>
          <w:rFonts w:asciiTheme="minorHAnsi" w:eastAsiaTheme="minorEastAsia" w:hAnsiTheme="minorHAnsi" w:cstheme="minorBidi"/>
          <w:b w:val="0"/>
          <w:noProof/>
          <w:kern w:val="0"/>
          <w:sz w:val="22"/>
          <w:szCs w:val="22"/>
        </w:rPr>
      </w:pPr>
      <w:hyperlink w:anchor="_Toc110206903" w:history="1">
        <w:r w:rsidR="006E756A" w:rsidRPr="001C77CA">
          <w:rPr>
            <w:rStyle w:val="Hyperlink"/>
            <w:noProof/>
          </w:rPr>
          <w:t>Hình 3.3 Ví dụ về singleton Pattern</w:t>
        </w:r>
        <w:r w:rsidR="006E756A">
          <w:rPr>
            <w:noProof/>
            <w:webHidden/>
          </w:rPr>
          <w:tab/>
        </w:r>
        <w:r w:rsidR="006E756A">
          <w:rPr>
            <w:noProof/>
            <w:webHidden/>
          </w:rPr>
          <w:fldChar w:fldCharType="begin"/>
        </w:r>
        <w:r w:rsidR="006E756A">
          <w:rPr>
            <w:noProof/>
            <w:webHidden/>
          </w:rPr>
          <w:instrText xml:space="preserve"> PAGEREF _Toc110206903 \h </w:instrText>
        </w:r>
        <w:r w:rsidR="006E756A">
          <w:rPr>
            <w:noProof/>
            <w:webHidden/>
          </w:rPr>
        </w:r>
        <w:r w:rsidR="006E756A">
          <w:rPr>
            <w:noProof/>
            <w:webHidden/>
          </w:rPr>
          <w:fldChar w:fldCharType="separate"/>
        </w:r>
        <w:r w:rsidR="006E756A">
          <w:rPr>
            <w:noProof/>
            <w:webHidden/>
          </w:rPr>
          <w:t>20</w:t>
        </w:r>
        <w:r w:rsidR="006E756A">
          <w:rPr>
            <w:noProof/>
            <w:webHidden/>
          </w:rPr>
          <w:fldChar w:fldCharType="end"/>
        </w:r>
      </w:hyperlink>
    </w:p>
    <w:p w14:paraId="6B9FCB41" w14:textId="117CFC22" w:rsidR="006E756A" w:rsidRDefault="00000000">
      <w:pPr>
        <w:pStyle w:val="TOC1"/>
        <w:rPr>
          <w:rFonts w:asciiTheme="minorHAnsi" w:eastAsiaTheme="minorEastAsia" w:hAnsiTheme="minorHAnsi" w:cstheme="minorBidi"/>
          <w:b w:val="0"/>
          <w:noProof/>
          <w:kern w:val="0"/>
          <w:sz w:val="22"/>
          <w:szCs w:val="22"/>
        </w:rPr>
      </w:pPr>
      <w:hyperlink w:anchor="_Toc110206904" w:history="1">
        <w:r w:rsidR="006E756A" w:rsidRPr="001C77CA">
          <w:rPr>
            <w:rStyle w:val="Hyperlink"/>
            <w:noProof/>
          </w:rPr>
          <w:t>Hình 3.4 Ví dụ về Anotiton Component</w:t>
        </w:r>
        <w:r w:rsidR="006E756A">
          <w:rPr>
            <w:noProof/>
            <w:webHidden/>
          </w:rPr>
          <w:tab/>
        </w:r>
        <w:r w:rsidR="006E756A">
          <w:rPr>
            <w:noProof/>
            <w:webHidden/>
          </w:rPr>
          <w:fldChar w:fldCharType="begin"/>
        </w:r>
        <w:r w:rsidR="006E756A">
          <w:rPr>
            <w:noProof/>
            <w:webHidden/>
          </w:rPr>
          <w:instrText xml:space="preserve"> PAGEREF _Toc110206904 \h </w:instrText>
        </w:r>
        <w:r w:rsidR="006E756A">
          <w:rPr>
            <w:noProof/>
            <w:webHidden/>
          </w:rPr>
        </w:r>
        <w:r w:rsidR="006E756A">
          <w:rPr>
            <w:noProof/>
            <w:webHidden/>
          </w:rPr>
          <w:fldChar w:fldCharType="separate"/>
        </w:r>
        <w:r w:rsidR="006E756A">
          <w:rPr>
            <w:noProof/>
            <w:webHidden/>
          </w:rPr>
          <w:t>21</w:t>
        </w:r>
        <w:r w:rsidR="006E756A">
          <w:rPr>
            <w:noProof/>
            <w:webHidden/>
          </w:rPr>
          <w:fldChar w:fldCharType="end"/>
        </w:r>
      </w:hyperlink>
    </w:p>
    <w:p w14:paraId="6C4560A4" w14:textId="5A05A32B" w:rsidR="006E756A" w:rsidRDefault="00000000">
      <w:pPr>
        <w:pStyle w:val="TOC1"/>
        <w:rPr>
          <w:rFonts w:asciiTheme="minorHAnsi" w:eastAsiaTheme="minorEastAsia" w:hAnsiTheme="minorHAnsi" w:cstheme="minorBidi"/>
          <w:b w:val="0"/>
          <w:noProof/>
          <w:kern w:val="0"/>
          <w:sz w:val="22"/>
          <w:szCs w:val="22"/>
        </w:rPr>
      </w:pPr>
      <w:hyperlink w:anchor="_Toc110206905" w:history="1">
        <w:r w:rsidR="006E756A" w:rsidRPr="001C77CA">
          <w:rPr>
            <w:rStyle w:val="Hyperlink"/>
            <w:noProof/>
          </w:rPr>
          <w:t>Hình 3.5 Sơ đồ khối của Backend</w:t>
        </w:r>
        <w:r w:rsidR="006E756A">
          <w:rPr>
            <w:noProof/>
            <w:webHidden/>
          </w:rPr>
          <w:tab/>
        </w:r>
        <w:r w:rsidR="006E756A">
          <w:rPr>
            <w:noProof/>
            <w:webHidden/>
          </w:rPr>
          <w:fldChar w:fldCharType="begin"/>
        </w:r>
        <w:r w:rsidR="006E756A">
          <w:rPr>
            <w:noProof/>
            <w:webHidden/>
          </w:rPr>
          <w:instrText xml:space="preserve"> PAGEREF _Toc110206905 \h </w:instrText>
        </w:r>
        <w:r w:rsidR="006E756A">
          <w:rPr>
            <w:noProof/>
            <w:webHidden/>
          </w:rPr>
        </w:r>
        <w:r w:rsidR="006E756A">
          <w:rPr>
            <w:noProof/>
            <w:webHidden/>
          </w:rPr>
          <w:fldChar w:fldCharType="separate"/>
        </w:r>
        <w:r w:rsidR="006E756A">
          <w:rPr>
            <w:noProof/>
            <w:webHidden/>
          </w:rPr>
          <w:t>21</w:t>
        </w:r>
        <w:r w:rsidR="006E756A">
          <w:rPr>
            <w:noProof/>
            <w:webHidden/>
          </w:rPr>
          <w:fldChar w:fldCharType="end"/>
        </w:r>
      </w:hyperlink>
    </w:p>
    <w:p w14:paraId="3C99604D" w14:textId="4FBCF347" w:rsidR="006E756A" w:rsidRDefault="00000000">
      <w:pPr>
        <w:pStyle w:val="TOC1"/>
        <w:rPr>
          <w:rFonts w:asciiTheme="minorHAnsi" w:eastAsiaTheme="minorEastAsia" w:hAnsiTheme="minorHAnsi" w:cstheme="minorBidi"/>
          <w:b w:val="0"/>
          <w:noProof/>
          <w:kern w:val="0"/>
          <w:sz w:val="22"/>
          <w:szCs w:val="22"/>
        </w:rPr>
      </w:pPr>
      <w:hyperlink w:anchor="_Toc110206906" w:history="1">
        <w:r w:rsidR="006E756A" w:rsidRPr="001C77CA">
          <w:rPr>
            <w:rStyle w:val="Hyperlink"/>
            <w:noProof/>
          </w:rPr>
          <w:t>Hình 3.6 DB hệ thống</w:t>
        </w:r>
        <w:r w:rsidR="006E756A">
          <w:rPr>
            <w:noProof/>
            <w:webHidden/>
          </w:rPr>
          <w:tab/>
        </w:r>
        <w:r w:rsidR="006E756A">
          <w:rPr>
            <w:noProof/>
            <w:webHidden/>
          </w:rPr>
          <w:fldChar w:fldCharType="begin"/>
        </w:r>
        <w:r w:rsidR="006E756A">
          <w:rPr>
            <w:noProof/>
            <w:webHidden/>
          </w:rPr>
          <w:instrText xml:space="preserve"> PAGEREF _Toc110206906 \h </w:instrText>
        </w:r>
        <w:r w:rsidR="006E756A">
          <w:rPr>
            <w:noProof/>
            <w:webHidden/>
          </w:rPr>
        </w:r>
        <w:r w:rsidR="006E756A">
          <w:rPr>
            <w:noProof/>
            <w:webHidden/>
          </w:rPr>
          <w:fldChar w:fldCharType="separate"/>
        </w:r>
        <w:r w:rsidR="006E756A">
          <w:rPr>
            <w:noProof/>
            <w:webHidden/>
          </w:rPr>
          <w:t>25</w:t>
        </w:r>
        <w:r w:rsidR="006E756A">
          <w:rPr>
            <w:noProof/>
            <w:webHidden/>
          </w:rPr>
          <w:fldChar w:fldCharType="end"/>
        </w:r>
      </w:hyperlink>
    </w:p>
    <w:p w14:paraId="63103307" w14:textId="05B93D4D" w:rsidR="006E756A" w:rsidRDefault="00000000">
      <w:pPr>
        <w:pStyle w:val="TOC1"/>
        <w:rPr>
          <w:rFonts w:asciiTheme="minorHAnsi" w:eastAsiaTheme="minorEastAsia" w:hAnsiTheme="minorHAnsi" w:cstheme="minorBidi"/>
          <w:b w:val="0"/>
          <w:noProof/>
          <w:kern w:val="0"/>
          <w:sz w:val="22"/>
          <w:szCs w:val="22"/>
        </w:rPr>
      </w:pPr>
      <w:hyperlink w:anchor="_Toc110206907" w:history="1">
        <w:r w:rsidR="006E756A" w:rsidRPr="001C77CA">
          <w:rPr>
            <w:rStyle w:val="Hyperlink"/>
            <w:noProof/>
          </w:rPr>
          <w:t>Hình 4.1 Giao diện đăng nhập</w:t>
        </w:r>
        <w:r w:rsidR="006E756A">
          <w:rPr>
            <w:noProof/>
            <w:webHidden/>
          </w:rPr>
          <w:tab/>
        </w:r>
        <w:r w:rsidR="006E756A">
          <w:rPr>
            <w:noProof/>
            <w:webHidden/>
          </w:rPr>
          <w:fldChar w:fldCharType="begin"/>
        </w:r>
        <w:r w:rsidR="006E756A">
          <w:rPr>
            <w:noProof/>
            <w:webHidden/>
          </w:rPr>
          <w:instrText xml:space="preserve"> PAGEREF _Toc110206907 \h </w:instrText>
        </w:r>
        <w:r w:rsidR="006E756A">
          <w:rPr>
            <w:noProof/>
            <w:webHidden/>
          </w:rPr>
        </w:r>
        <w:r w:rsidR="006E756A">
          <w:rPr>
            <w:noProof/>
            <w:webHidden/>
          </w:rPr>
          <w:fldChar w:fldCharType="separate"/>
        </w:r>
        <w:r w:rsidR="006E756A">
          <w:rPr>
            <w:noProof/>
            <w:webHidden/>
          </w:rPr>
          <w:t>33</w:t>
        </w:r>
        <w:r w:rsidR="006E756A">
          <w:rPr>
            <w:noProof/>
            <w:webHidden/>
          </w:rPr>
          <w:fldChar w:fldCharType="end"/>
        </w:r>
      </w:hyperlink>
    </w:p>
    <w:p w14:paraId="7F827133" w14:textId="4799B538" w:rsidR="006E756A" w:rsidRDefault="00000000">
      <w:pPr>
        <w:pStyle w:val="TOC1"/>
        <w:rPr>
          <w:rFonts w:asciiTheme="minorHAnsi" w:eastAsiaTheme="minorEastAsia" w:hAnsiTheme="minorHAnsi" w:cstheme="minorBidi"/>
          <w:b w:val="0"/>
          <w:noProof/>
          <w:kern w:val="0"/>
          <w:sz w:val="22"/>
          <w:szCs w:val="22"/>
        </w:rPr>
      </w:pPr>
      <w:hyperlink w:anchor="_Toc110206908" w:history="1">
        <w:r w:rsidR="006E756A" w:rsidRPr="001C77CA">
          <w:rPr>
            <w:rStyle w:val="Hyperlink"/>
            <w:noProof/>
          </w:rPr>
          <w:t>Hình 4.2 Giao diện đăng kí</w:t>
        </w:r>
        <w:r w:rsidR="006E756A">
          <w:rPr>
            <w:noProof/>
            <w:webHidden/>
          </w:rPr>
          <w:tab/>
        </w:r>
        <w:r w:rsidR="006E756A">
          <w:rPr>
            <w:noProof/>
            <w:webHidden/>
          </w:rPr>
          <w:fldChar w:fldCharType="begin"/>
        </w:r>
        <w:r w:rsidR="006E756A">
          <w:rPr>
            <w:noProof/>
            <w:webHidden/>
          </w:rPr>
          <w:instrText xml:space="preserve"> PAGEREF _Toc110206908 \h </w:instrText>
        </w:r>
        <w:r w:rsidR="006E756A">
          <w:rPr>
            <w:noProof/>
            <w:webHidden/>
          </w:rPr>
        </w:r>
        <w:r w:rsidR="006E756A">
          <w:rPr>
            <w:noProof/>
            <w:webHidden/>
          </w:rPr>
          <w:fldChar w:fldCharType="separate"/>
        </w:r>
        <w:r w:rsidR="006E756A">
          <w:rPr>
            <w:noProof/>
            <w:webHidden/>
          </w:rPr>
          <w:t>34</w:t>
        </w:r>
        <w:r w:rsidR="006E756A">
          <w:rPr>
            <w:noProof/>
            <w:webHidden/>
          </w:rPr>
          <w:fldChar w:fldCharType="end"/>
        </w:r>
      </w:hyperlink>
    </w:p>
    <w:p w14:paraId="4A3DB3AD" w14:textId="2087BE6C" w:rsidR="006E756A" w:rsidRDefault="00000000">
      <w:pPr>
        <w:pStyle w:val="TOC1"/>
        <w:rPr>
          <w:rFonts w:asciiTheme="minorHAnsi" w:eastAsiaTheme="minorEastAsia" w:hAnsiTheme="minorHAnsi" w:cstheme="minorBidi"/>
          <w:b w:val="0"/>
          <w:noProof/>
          <w:kern w:val="0"/>
          <w:sz w:val="22"/>
          <w:szCs w:val="22"/>
        </w:rPr>
      </w:pPr>
      <w:hyperlink w:anchor="_Toc110206909" w:history="1">
        <w:r w:rsidR="006E756A" w:rsidRPr="001C77CA">
          <w:rPr>
            <w:rStyle w:val="Hyperlink"/>
            <w:noProof/>
          </w:rPr>
          <w:t>Hình 4.3 Validate thành công và click đăng kí</w:t>
        </w:r>
        <w:r w:rsidR="006E756A">
          <w:rPr>
            <w:noProof/>
            <w:webHidden/>
          </w:rPr>
          <w:tab/>
        </w:r>
        <w:r w:rsidR="006E756A">
          <w:rPr>
            <w:noProof/>
            <w:webHidden/>
          </w:rPr>
          <w:fldChar w:fldCharType="begin"/>
        </w:r>
        <w:r w:rsidR="006E756A">
          <w:rPr>
            <w:noProof/>
            <w:webHidden/>
          </w:rPr>
          <w:instrText xml:space="preserve"> PAGEREF _Toc110206909 \h </w:instrText>
        </w:r>
        <w:r w:rsidR="006E756A">
          <w:rPr>
            <w:noProof/>
            <w:webHidden/>
          </w:rPr>
        </w:r>
        <w:r w:rsidR="006E756A">
          <w:rPr>
            <w:noProof/>
            <w:webHidden/>
          </w:rPr>
          <w:fldChar w:fldCharType="separate"/>
        </w:r>
        <w:r w:rsidR="006E756A">
          <w:rPr>
            <w:noProof/>
            <w:webHidden/>
          </w:rPr>
          <w:t>35</w:t>
        </w:r>
        <w:r w:rsidR="006E756A">
          <w:rPr>
            <w:noProof/>
            <w:webHidden/>
          </w:rPr>
          <w:fldChar w:fldCharType="end"/>
        </w:r>
      </w:hyperlink>
    </w:p>
    <w:p w14:paraId="3C22E152" w14:textId="0A52A5F1" w:rsidR="006E756A" w:rsidRDefault="00000000">
      <w:pPr>
        <w:pStyle w:val="TOC1"/>
        <w:rPr>
          <w:rFonts w:asciiTheme="minorHAnsi" w:eastAsiaTheme="minorEastAsia" w:hAnsiTheme="minorHAnsi" w:cstheme="minorBidi"/>
          <w:b w:val="0"/>
          <w:noProof/>
          <w:kern w:val="0"/>
          <w:sz w:val="22"/>
          <w:szCs w:val="22"/>
        </w:rPr>
      </w:pPr>
      <w:hyperlink w:anchor="_Toc110206910" w:history="1">
        <w:r w:rsidR="006E756A" w:rsidRPr="001C77CA">
          <w:rPr>
            <w:rStyle w:val="Hyperlink"/>
            <w:noProof/>
          </w:rPr>
          <w:t>Hình 4.4 Giao diện kích hoạt tài khoản</w:t>
        </w:r>
        <w:r w:rsidR="006E756A">
          <w:rPr>
            <w:noProof/>
            <w:webHidden/>
          </w:rPr>
          <w:tab/>
        </w:r>
        <w:r w:rsidR="006E756A">
          <w:rPr>
            <w:noProof/>
            <w:webHidden/>
          </w:rPr>
          <w:fldChar w:fldCharType="begin"/>
        </w:r>
        <w:r w:rsidR="006E756A">
          <w:rPr>
            <w:noProof/>
            <w:webHidden/>
          </w:rPr>
          <w:instrText xml:space="preserve"> PAGEREF _Toc110206910 \h </w:instrText>
        </w:r>
        <w:r w:rsidR="006E756A">
          <w:rPr>
            <w:noProof/>
            <w:webHidden/>
          </w:rPr>
        </w:r>
        <w:r w:rsidR="006E756A">
          <w:rPr>
            <w:noProof/>
            <w:webHidden/>
          </w:rPr>
          <w:fldChar w:fldCharType="separate"/>
        </w:r>
        <w:r w:rsidR="006E756A">
          <w:rPr>
            <w:noProof/>
            <w:webHidden/>
          </w:rPr>
          <w:t>36</w:t>
        </w:r>
        <w:r w:rsidR="006E756A">
          <w:rPr>
            <w:noProof/>
            <w:webHidden/>
          </w:rPr>
          <w:fldChar w:fldCharType="end"/>
        </w:r>
      </w:hyperlink>
    </w:p>
    <w:p w14:paraId="212AC8BA" w14:textId="0DF57302" w:rsidR="006E756A" w:rsidRDefault="00000000">
      <w:pPr>
        <w:pStyle w:val="TOC1"/>
        <w:rPr>
          <w:rFonts w:asciiTheme="minorHAnsi" w:eastAsiaTheme="minorEastAsia" w:hAnsiTheme="minorHAnsi" w:cstheme="minorBidi"/>
          <w:b w:val="0"/>
          <w:noProof/>
          <w:kern w:val="0"/>
          <w:sz w:val="22"/>
          <w:szCs w:val="22"/>
        </w:rPr>
      </w:pPr>
      <w:hyperlink w:anchor="_Toc110206911" w:history="1">
        <w:r w:rsidR="006E756A" w:rsidRPr="001C77CA">
          <w:rPr>
            <w:rStyle w:val="Hyperlink"/>
            <w:noProof/>
          </w:rPr>
          <w:t>Hình 4.5 Giao diện trang chủ</w:t>
        </w:r>
        <w:r w:rsidR="006E756A">
          <w:rPr>
            <w:noProof/>
            <w:webHidden/>
          </w:rPr>
          <w:tab/>
        </w:r>
        <w:r w:rsidR="006E756A">
          <w:rPr>
            <w:noProof/>
            <w:webHidden/>
          </w:rPr>
          <w:fldChar w:fldCharType="begin"/>
        </w:r>
        <w:r w:rsidR="006E756A">
          <w:rPr>
            <w:noProof/>
            <w:webHidden/>
          </w:rPr>
          <w:instrText xml:space="preserve"> PAGEREF _Toc110206911 \h </w:instrText>
        </w:r>
        <w:r w:rsidR="006E756A">
          <w:rPr>
            <w:noProof/>
            <w:webHidden/>
          </w:rPr>
        </w:r>
        <w:r w:rsidR="006E756A">
          <w:rPr>
            <w:noProof/>
            <w:webHidden/>
          </w:rPr>
          <w:fldChar w:fldCharType="separate"/>
        </w:r>
        <w:r w:rsidR="006E756A">
          <w:rPr>
            <w:noProof/>
            <w:webHidden/>
          </w:rPr>
          <w:t>37</w:t>
        </w:r>
        <w:r w:rsidR="006E756A">
          <w:rPr>
            <w:noProof/>
            <w:webHidden/>
          </w:rPr>
          <w:fldChar w:fldCharType="end"/>
        </w:r>
      </w:hyperlink>
    </w:p>
    <w:p w14:paraId="01635B6B" w14:textId="132F2134" w:rsidR="006E756A" w:rsidRDefault="00000000">
      <w:pPr>
        <w:pStyle w:val="TOC1"/>
        <w:rPr>
          <w:rFonts w:asciiTheme="minorHAnsi" w:eastAsiaTheme="minorEastAsia" w:hAnsiTheme="minorHAnsi" w:cstheme="minorBidi"/>
          <w:b w:val="0"/>
          <w:noProof/>
          <w:kern w:val="0"/>
          <w:sz w:val="22"/>
          <w:szCs w:val="22"/>
        </w:rPr>
      </w:pPr>
      <w:hyperlink w:anchor="_Toc110206912" w:history="1">
        <w:r w:rsidR="006E756A" w:rsidRPr="001C77CA">
          <w:rPr>
            <w:rStyle w:val="Hyperlink"/>
            <w:noProof/>
          </w:rPr>
          <w:t>Hình 4.6 Giao diện menu và xem lại lịch sử</w:t>
        </w:r>
        <w:r w:rsidR="006E756A">
          <w:rPr>
            <w:noProof/>
            <w:webHidden/>
          </w:rPr>
          <w:tab/>
        </w:r>
        <w:r w:rsidR="006E756A">
          <w:rPr>
            <w:noProof/>
            <w:webHidden/>
          </w:rPr>
          <w:fldChar w:fldCharType="begin"/>
        </w:r>
        <w:r w:rsidR="006E756A">
          <w:rPr>
            <w:noProof/>
            <w:webHidden/>
          </w:rPr>
          <w:instrText xml:space="preserve"> PAGEREF _Toc110206912 \h </w:instrText>
        </w:r>
        <w:r w:rsidR="006E756A">
          <w:rPr>
            <w:noProof/>
            <w:webHidden/>
          </w:rPr>
        </w:r>
        <w:r w:rsidR="006E756A">
          <w:rPr>
            <w:noProof/>
            <w:webHidden/>
          </w:rPr>
          <w:fldChar w:fldCharType="separate"/>
        </w:r>
        <w:r w:rsidR="006E756A">
          <w:rPr>
            <w:noProof/>
            <w:webHidden/>
          </w:rPr>
          <w:t>38</w:t>
        </w:r>
        <w:r w:rsidR="006E756A">
          <w:rPr>
            <w:noProof/>
            <w:webHidden/>
          </w:rPr>
          <w:fldChar w:fldCharType="end"/>
        </w:r>
      </w:hyperlink>
    </w:p>
    <w:p w14:paraId="5BB6D529" w14:textId="37C91544" w:rsidR="006E756A" w:rsidRDefault="00000000">
      <w:pPr>
        <w:pStyle w:val="TOC1"/>
        <w:rPr>
          <w:rFonts w:asciiTheme="minorHAnsi" w:eastAsiaTheme="minorEastAsia" w:hAnsiTheme="minorHAnsi" w:cstheme="minorBidi"/>
          <w:b w:val="0"/>
          <w:noProof/>
          <w:kern w:val="0"/>
          <w:sz w:val="22"/>
          <w:szCs w:val="22"/>
        </w:rPr>
      </w:pPr>
      <w:hyperlink w:anchor="_Toc110206913" w:history="1">
        <w:r w:rsidR="006E756A" w:rsidRPr="001C77CA">
          <w:rPr>
            <w:rStyle w:val="Hyperlink"/>
            <w:noProof/>
          </w:rPr>
          <w:t>Hình 4.7 Website mô phỏng Device</w:t>
        </w:r>
        <w:r w:rsidR="006E756A">
          <w:rPr>
            <w:noProof/>
            <w:webHidden/>
          </w:rPr>
          <w:tab/>
        </w:r>
        <w:r w:rsidR="006E756A">
          <w:rPr>
            <w:noProof/>
            <w:webHidden/>
          </w:rPr>
          <w:fldChar w:fldCharType="begin"/>
        </w:r>
        <w:r w:rsidR="006E756A">
          <w:rPr>
            <w:noProof/>
            <w:webHidden/>
          </w:rPr>
          <w:instrText xml:space="preserve"> PAGEREF _Toc110206913 \h </w:instrText>
        </w:r>
        <w:r w:rsidR="006E756A">
          <w:rPr>
            <w:noProof/>
            <w:webHidden/>
          </w:rPr>
        </w:r>
        <w:r w:rsidR="006E756A">
          <w:rPr>
            <w:noProof/>
            <w:webHidden/>
          </w:rPr>
          <w:fldChar w:fldCharType="separate"/>
        </w:r>
        <w:r w:rsidR="006E756A">
          <w:rPr>
            <w:noProof/>
            <w:webHidden/>
          </w:rPr>
          <w:t>39</w:t>
        </w:r>
        <w:r w:rsidR="006E756A">
          <w:rPr>
            <w:noProof/>
            <w:webHidden/>
          </w:rPr>
          <w:fldChar w:fldCharType="end"/>
        </w:r>
      </w:hyperlink>
    </w:p>
    <w:p w14:paraId="101C7611" w14:textId="480405E3" w:rsidR="006E756A" w:rsidRDefault="00000000">
      <w:pPr>
        <w:pStyle w:val="TOC1"/>
        <w:rPr>
          <w:rFonts w:asciiTheme="minorHAnsi" w:eastAsiaTheme="minorEastAsia" w:hAnsiTheme="minorHAnsi" w:cstheme="minorBidi"/>
          <w:b w:val="0"/>
          <w:noProof/>
          <w:kern w:val="0"/>
          <w:sz w:val="22"/>
          <w:szCs w:val="22"/>
        </w:rPr>
      </w:pPr>
      <w:hyperlink w:anchor="_Toc110206914" w:history="1">
        <w:r w:rsidR="006E756A" w:rsidRPr="001C77CA">
          <w:rPr>
            <w:rStyle w:val="Hyperlink"/>
            <w:noProof/>
          </w:rPr>
          <w:t>Hình 4.8 Giao diện quét mã QR và hiển thị thông tin xe</w:t>
        </w:r>
        <w:r w:rsidR="006E756A">
          <w:rPr>
            <w:noProof/>
            <w:webHidden/>
          </w:rPr>
          <w:tab/>
        </w:r>
        <w:r w:rsidR="006E756A">
          <w:rPr>
            <w:noProof/>
            <w:webHidden/>
          </w:rPr>
          <w:fldChar w:fldCharType="begin"/>
        </w:r>
        <w:r w:rsidR="006E756A">
          <w:rPr>
            <w:noProof/>
            <w:webHidden/>
          </w:rPr>
          <w:instrText xml:space="preserve"> PAGEREF _Toc110206914 \h </w:instrText>
        </w:r>
        <w:r w:rsidR="006E756A">
          <w:rPr>
            <w:noProof/>
            <w:webHidden/>
          </w:rPr>
        </w:r>
        <w:r w:rsidR="006E756A">
          <w:rPr>
            <w:noProof/>
            <w:webHidden/>
          </w:rPr>
          <w:fldChar w:fldCharType="separate"/>
        </w:r>
        <w:r w:rsidR="006E756A">
          <w:rPr>
            <w:noProof/>
            <w:webHidden/>
          </w:rPr>
          <w:t>40</w:t>
        </w:r>
        <w:r w:rsidR="006E756A">
          <w:rPr>
            <w:noProof/>
            <w:webHidden/>
          </w:rPr>
          <w:fldChar w:fldCharType="end"/>
        </w:r>
      </w:hyperlink>
    </w:p>
    <w:p w14:paraId="2EEA25E5" w14:textId="7AFD13EE" w:rsidR="006E756A" w:rsidRDefault="00000000">
      <w:pPr>
        <w:pStyle w:val="TOC1"/>
        <w:rPr>
          <w:rFonts w:asciiTheme="minorHAnsi" w:eastAsiaTheme="minorEastAsia" w:hAnsiTheme="minorHAnsi" w:cstheme="minorBidi"/>
          <w:b w:val="0"/>
          <w:noProof/>
          <w:kern w:val="0"/>
          <w:sz w:val="22"/>
          <w:szCs w:val="22"/>
        </w:rPr>
      </w:pPr>
      <w:hyperlink w:anchor="_Toc110206915" w:history="1">
        <w:r w:rsidR="006E756A" w:rsidRPr="001C77CA">
          <w:rPr>
            <w:rStyle w:val="Hyperlink"/>
            <w:noProof/>
          </w:rPr>
          <w:t>Hình 4.9 Website mô phỏng Device khi có xe được thuê</w:t>
        </w:r>
        <w:r w:rsidR="006E756A">
          <w:rPr>
            <w:noProof/>
            <w:webHidden/>
          </w:rPr>
          <w:tab/>
        </w:r>
        <w:r w:rsidR="006E756A">
          <w:rPr>
            <w:noProof/>
            <w:webHidden/>
          </w:rPr>
          <w:fldChar w:fldCharType="begin"/>
        </w:r>
        <w:r w:rsidR="006E756A">
          <w:rPr>
            <w:noProof/>
            <w:webHidden/>
          </w:rPr>
          <w:instrText xml:space="preserve"> PAGEREF _Toc110206915 \h </w:instrText>
        </w:r>
        <w:r w:rsidR="006E756A">
          <w:rPr>
            <w:noProof/>
            <w:webHidden/>
          </w:rPr>
        </w:r>
        <w:r w:rsidR="006E756A">
          <w:rPr>
            <w:noProof/>
            <w:webHidden/>
          </w:rPr>
          <w:fldChar w:fldCharType="separate"/>
        </w:r>
        <w:r w:rsidR="006E756A">
          <w:rPr>
            <w:noProof/>
            <w:webHidden/>
          </w:rPr>
          <w:t>41</w:t>
        </w:r>
        <w:r w:rsidR="006E756A">
          <w:rPr>
            <w:noProof/>
            <w:webHidden/>
          </w:rPr>
          <w:fldChar w:fldCharType="end"/>
        </w:r>
      </w:hyperlink>
    </w:p>
    <w:p w14:paraId="67BC931D" w14:textId="7B31360E" w:rsidR="006E756A" w:rsidRDefault="00000000">
      <w:pPr>
        <w:pStyle w:val="TOC1"/>
        <w:rPr>
          <w:rFonts w:asciiTheme="minorHAnsi" w:eastAsiaTheme="minorEastAsia" w:hAnsiTheme="minorHAnsi" w:cstheme="minorBidi"/>
          <w:b w:val="0"/>
          <w:noProof/>
          <w:kern w:val="0"/>
          <w:sz w:val="22"/>
          <w:szCs w:val="22"/>
        </w:rPr>
      </w:pPr>
      <w:hyperlink w:anchor="_Toc110206916" w:history="1">
        <w:r w:rsidR="006E756A" w:rsidRPr="001C77CA">
          <w:rPr>
            <w:rStyle w:val="Hyperlink"/>
            <w:noProof/>
          </w:rPr>
          <w:t>Hình 4.10 Tạm khoá xe và kết thúc chuyến đi</w:t>
        </w:r>
        <w:r w:rsidR="006E756A">
          <w:rPr>
            <w:noProof/>
            <w:webHidden/>
          </w:rPr>
          <w:tab/>
        </w:r>
        <w:r w:rsidR="006E756A">
          <w:rPr>
            <w:noProof/>
            <w:webHidden/>
          </w:rPr>
          <w:fldChar w:fldCharType="begin"/>
        </w:r>
        <w:r w:rsidR="006E756A">
          <w:rPr>
            <w:noProof/>
            <w:webHidden/>
          </w:rPr>
          <w:instrText xml:space="preserve"> PAGEREF _Toc110206916 \h </w:instrText>
        </w:r>
        <w:r w:rsidR="006E756A">
          <w:rPr>
            <w:noProof/>
            <w:webHidden/>
          </w:rPr>
        </w:r>
        <w:r w:rsidR="006E756A">
          <w:rPr>
            <w:noProof/>
            <w:webHidden/>
          </w:rPr>
          <w:fldChar w:fldCharType="separate"/>
        </w:r>
        <w:r w:rsidR="006E756A">
          <w:rPr>
            <w:noProof/>
            <w:webHidden/>
          </w:rPr>
          <w:t>41</w:t>
        </w:r>
        <w:r w:rsidR="006E756A">
          <w:rPr>
            <w:noProof/>
            <w:webHidden/>
          </w:rPr>
          <w:fldChar w:fldCharType="end"/>
        </w:r>
      </w:hyperlink>
    </w:p>
    <w:p w14:paraId="48649FF8" w14:textId="1F4AD949" w:rsidR="006E756A" w:rsidRDefault="00000000">
      <w:pPr>
        <w:pStyle w:val="TOC1"/>
        <w:rPr>
          <w:rFonts w:asciiTheme="minorHAnsi" w:eastAsiaTheme="minorEastAsia" w:hAnsiTheme="minorHAnsi" w:cstheme="minorBidi"/>
          <w:b w:val="0"/>
          <w:noProof/>
          <w:kern w:val="0"/>
          <w:sz w:val="22"/>
          <w:szCs w:val="22"/>
        </w:rPr>
      </w:pPr>
      <w:hyperlink w:anchor="_Toc110206917" w:history="1">
        <w:r w:rsidR="006E756A" w:rsidRPr="001C77CA">
          <w:rPr>
            <w:rStyle w:val="Hyperlink"/>
            <w:noProof/>
          </w:rPr>
          <w:t>Hình 4.11 Tạm khoá xe và kết thúc chuyến đi</w:t>
        </w:r>
        <w:r w:rsidR="006E756A">
          <w:rPr>
            <w:noProof/>
            <w:webHidden/>
          </w:rPr>
          <w:tab/>
        </w:r>
        <w:r w:rsidR="006E756A">
          <w:rPr>
            <w:noProof/>
            <w:webHidden/>
          </w:rPr>
          <w:fldChar w:fldCharType="begin"/>
        </w:r>
        <w:r w:rsidR="006E756A">
          <w:rPr>
            <w:noProof/>
            <w:webHidden/>
          </w:rPr>
          <w:instrText xml:space="preserve"> PAGEREF _Toc110206917 \h </w:instrText>
        </w:r>
        <w:r w:rsidR="006E756A">
          <w:rPr>
            <w:noProof/>
            <w:webHidden/>
          </w:rPr>
        </w:r>
        <w:r w:rsidR="006E756A">
          <w:rPr>
            <w:noProof/>
            <w:webHidden/>
          </w:rPr>
          <w:fldChar w:fldCharType="separate"/>
        </w:r>
        <w:r w:rsidR="006E756A">
          <w:rPr>
            <w:noProof/>
            <w:webHidden/>
          </w:rPr>
          <w:t>43</w:t>
        </w:r>
        <w:r w:rsidR="006E756A">
          <w:rPr>
            <w:noProof/>
            <w:webHidden/>
          </w:rPr>
          <w:fldChar w:fldCharType="end"/>
        </w:r>
      </w:hyperlink>
    </w:p>
    <w:p w14:paraId="5759BE2A" w14:textId="6E2101E2" w:rsidR="006E756A" w:rsidRDefault="00000000">
      <w:pPr>
        <w:pStyle w:val="TOC1"/>
        <w:rPr>
          <w:rFonts w:asciiTheme="minorHAnsi" w:eastAsiaTheme="minorEastAsia" w:hAnsiTheme="minorHAnsi" w:cstheme="minorBidi"/>
          <w:b w:val="0"/>
          <w:noProof/>
          <w:kern w:val="0"/>
          <w:sz w:val="22"/>
          <w:szCs w:val="22"/>
        </w:rPr>
      </w:pPr>
      <w:hyperlink w:anchor="_Toc110206918" w:history="1">
        <w:r w:rsidR="006E756A" w:rsidRPr="001C77CA">
          <w:rPr>
            <w:rStyle w:val="Hyperlink"/>
            <w:noProof/>
          </w:rPr>
          <w:t>Hình 4.12 Trang quản lý các bãi đỗ xe</w:t>
        </w:r>
        <w:r w:rsidR="006E756A">
          <w:rPr>
            <w:noProof/>
            <w:webHidden/>
          </w:rPr>
          <w:tab/>
        </w:r>
        <w:r w:rsidR="006E756A">
          <w:rPr>
            <w:noProof/>
            <w:webHidden/>
          </w:rPr>
          <w:fldChar w:fldCharType="begin"/>
        </w:r>
        <w:r w:rsidR="006E756A">
          <w:rPr>
            <w:noProof/>
            <w:webHidden/>
          </w:rPr>
          <w:instrText xml:space="preserve"> PAGEREF _Toc110206918 \h </w:instrText>
        </w:r>
        <w:r w:rsidR="006E756A">
          <w:rPr>
            <w:noProof/>
            <w:webHidden/>
          </w:rPr>
        </w:r>
        <w:r w:rsidR="006E756A">
          <w:rPr>
            <w:noProof/>
            <w:webHidden/>
          </w:rPr>
          <w:fldChar w:fldCharType="separate"/>
        </w:r>
        <w:r w:rsidR="006E756A">
          <w:rPr>
            <w:noProof/>
            <w:webHidden/>
          </w:rPr>
          <w:t>43</w:t>
        </w:r>
        <w:r w:rsidR="006E756A">
          <w:rPr>
            <w:noProof/>
            <w:webHidden/>
          </w:rPr>
          <w:fldChar w:fldCharType="end"/>
        </w:r>
      </w:hyperlink>
    </w:p>
    <w:p w14:paraId="28E13FA1" w14:textId="3638BFF8" w:rsidR="006E756A" w:rsidRDefault="00000000">
      <w:pPr>
        <w:pStyle w:val="TOC1"/>
        <w:rPr>
          <w:rFonts w:asciiTheme="minorHAnsi" w:eastAsiaTheme="minorEastAsia" w:hAnsiTheme="minorHAnsi" w:cstheme="minorBidi"/>
          <w:b w:val="0"/>
          <w:noProof/>
          <w:kern w:val="0"/>
          <w:sz w:val="22"/>
          <w:szCs w:val="22"/>
        </w:rPr>
      </w:pPr>
      <w:hyperlink w:anchor="_Toc110206919" w:history="1">
        <w:r w:rsidR="006E756A" w:rsidRPr="001C77CA">
          <w:rPr>
            <w:rStyle w:val="Hyperlink"/>
            <w:noProof/>
          </w:rPr>
          <w:t>Hình 4.12 Trang quản lý user</w:t>
        </w:r>
        <w:r w:rsidR="006E756A">
          <w:rPr>
            <w:noProof/>
            <w:webHidden/>
          </w:rPr>
          <w:tab/>
        </w:r>
        <w:r w:rsidR="006E756A">
          <w:rPr>
            <w:noProof/>
            <w:webHidden/>
          </w:rPr>
          <w:fldChar w:fldCharType="begin"/>
        </w:r>
        <w:r w:rsidR="006E756A">
          <w:rPr>
            <w:noProof/>
            <w:webHidden/>
          </w:rPr>
          <w:instrText xml:space="preserve"> PAGEREF _Toc110206919 \h </w:instrText>
        </w:r>
        <w:r w:rsidR="006E756A">
          <w:rPr>
            <w:noProof/>
            <w:webHidden/>
          </w:rPr>
        </w:r>
        <w:r w:rsidR="006E756A">
          <w:rPr>
            <w:noProof/>
            <w:webHidden/>
          </w:rPr>
          <w:fldChar w:fldCharType="separate"/>
        </w:r>
        <w:r w:rsidR="006E756A">
          <w:rPr>
            <w:noProof/>
            <w:webHidden/>
          </w:rPr>
          <w:t>43</w:t>
        </w:r>
        <w:r w:rsidR="006E756A">
          <w:rPr>
            <w:noProof/>
            <w:webHidden/>
          </w:rPr>
          <w:fldChar w:fldCharType="end"/>
        </w:r>
      </w:hyperlink>
    </w:p>
    <w:p w14:paraId="6452CC51" w14:textId="1E5AED44" w:rsidR="006E756A" w:rsidRDefault="00000000">
      <w:pPr>
        <w:pStyle w:val="TOC1"/>
        <w:rPr>
          <w:rFonts w:asciiTheme="minorHAnsi" w:eastAsiaTheme="minorEastAsia" w:hAnsiTheme="minorHAnsi" w:cstheme="minorBidi"/>
          <w:b w:val="0"/>
          <w:noProof/>
          <w:kern w:val="0"/>
          <w:sz w:val="22"/>
          <w:szCs w:val="22"/>
        </w:rPr>
      </w:pPr>
      <w:hyperlink w:anchor="_Toc110206920" w:history="1">
        <w:r w:rsidR="006E756A" w:rsidRPr="001C77CA">
          <w:rPr>
            <w:rStyle w:val="Hyperlink"/>
            <w:noProof/>
          </w:rPr>
          <w:t>Hình 4.12 Trang quản lý lịch sử các chuyến đi</w:t>
        </w:r>
        <w:r w:rsidR="006E756A">
          <w:rPr>
            <w:noProof/>
            <w:webHidden/>
          </w:rPr>
          <w:tab/>
        </w:r>
        <w:r w:rsidR="006E756A">
          <w:rPr>
            <w:noProof/>
            <w:webHidden/>
          </w:rPr>
          <w:fldChar w:fldCharType="begin"/>
        </w:r>
        <w:r w:rsidR="006E756A">
          <w:rPr>
            <w:noProof/>
            <w:webHidden/>
          </w:rPr>
          <w:instrText xml:space="preserve"> PAGEREF _Toc110206920 \h </w:instrText>
        </w:r>
        <w:r w:rsidR="006E756A">
          <w:rPr>
            <w:noProof/>
            <w:webHidden/>
          </w:rPr>
        </w:r>
        <w:r w:rsidR="006E756A">
          <w:rPr>
            <w:noProof/>
            <w:webHidden/>
          </w:rPr>
          <w:fldChar w:fldCharType="separate"/>
        </w:r>
        <w:r w:rsidR="006E756A">
          <w:rPr>
            <w:noProof/>
            <w:webHidden/>
          </w:rPr>
          <w:t>44</w:t>
        </w:r>
        <w:r w:rsidR="006E756A">
          <w:rPr>
            <w:noProof/>
            <w:webHidden/>
          </w:rPr>
          <w:fldChar w:fldCharType="end"/>
        </w:r>
      </w:hyperlink>
    </w:p>
    <w:p w14:paraId="5703721F" w14:textId="57752E8B" w:rsidR="007F7646" w:rsidRDefault="001A2A84">
      <w:pPr>
        <w:spacing w:line="276" w:lineRule="auto"/>
        <w:jc w:val="left"/>
      </w:pPr>
      <w:r>
        <w:fldChar w:fldCharType="end"/>
      </w:r>
    </w:p>
    <w:p w14:paraId="2DEE3C6C" w14:textId="2790D1A1" w:rsidR="009B03E6" w:rsidRDefault="009B03E6">
      <w:pPr>
        <w:spacing w:line="276" w:lineRule="auto"/>
        <w:jc w:val="left"/>
      </w:pPr>
    </w:p>
    <w:p w14:paraId="79C6D185" w14:textId="7649151A" w:rsidR="009B03E6" w:rsidRDefault="009B03E6">
      <w:pPr>
        <w:spacing w:line="276" w:lineRule="auto"/>
        <w:jc w:val="left"/>
      </w:pPr>
    </w:p>
    <w:p w14:paraId="6CBB8FC9" w14:textId="3A820F6B" w:rsidR="009B03E6" w:rsidRDefault="009B03E6">
      <w:pPr>
        <w:spacing w:line="276" w:lineRule="auto"/>
        <w:jc w:val="left"/>
      </w:pPr>
    </w:p>
    <w:p w14:paraId="2A964334" w14:textId="1C73B613" w:rsidR="009B03E6" w:rsidRDefault="009B03E6">
      <w:pPr>
        <w:spacing w:line="276" w:lineRule="auto"/>
        <w:jc w:val="left"/>
      </w:pPr>
    </w:p>
    <w:p w14:paraId="1E1CB625" w14:textId="51988754" w:rsidR="009B03E6" w:rsidRDefault="009B03E6">
      <w:pPr>
        <w:spacing w:line="276" w:lineRule="auto"/>
        <w:jc w:val="left"/>
      </w:pPr>
    </w:p>
    <w:p w14:paraId="638C83D2" w14:textId="6CFB234A" w:rsidR="009B03E6" w:rsidRDefault="009B03E6">
      <w:pPr>
        <w:spacing w:line="276" w:lineRule="auto"/>
        <w:jc w:val="left"/>
      </w:pPr>
    </w:p>
    <w:p w14:paraId="7985B1AF" w14:textId="40F5950D" w:rsidR="009B03E6" w:rsidRDefault="009B03E6">
      <w:pPr>
        <w:spacing w:line="276" w:lineRule="auto"/>
        <w:jc w:val="left"/>
      </w:pPr>
    </w:p>
    <w:p w14:paraId="2863F9DA" w14:textId="5C4CC0AA" w:rsidR="009B03E6" w:rsidRDefault="009B03E6">
      <w:pPr>
        <w:spacing w:line="276" w:lineRule="auto"/>
        <w:jc w:val="left"/>
      </w:pPr>
    </w:p>
    <w:p w14:paraId="078829C8" w14:textId="6E7CE19B" w:rsidR="009B03E6" w:rsidRDefault="009B03E6">
      <w:pPr>
        <w:spacing w:line="276" w:lineRule="auto"/>
        <w:jc w:val="left"/>
      </w:pPr>
    </w:p>
    <w:p w14:paraId="47E7E2D5" w14:textId="7C0C5B15" w:rsidR="009B03E6" w:rsidRDefault="009B03E6">
      <w:pPr>
        <w:spacing w:line="276" w:lineRule="auto"/>
        <w:jc w:val="left"/>
      </w:pPr>
    </w:p>
    <w:p w14:paraId="010F3403" w14:textId="200744FF" w:rsidR="009B03E6" w:rsidRDefault="009B03E6">
      <w:pPr>
        <w:spacing w:line="276" w:lineRule="auto"/>
        <w:jc w:val="left"/>
      </w:pPr>
    </w:p>
    <w:p w14:paraId="51EEAEBF" w14:textId="6571872E" w:rsidR="009B03E6" w:rsidRDefault="009B03E6">
      <w:pPr>
        <w:spacing w:line="276" w:lineRule="auto"/>
        <w:jc w:val="left"/>
      </w:pPr>
    </w:p>
    <w:p w14:paraId="4F5BD371" w14:textId="06FEAE1F" w:rsidR="009B03E6" w:rsidRDefault="009B03E6">
      <w:pPr>
        <w:spacing w:line="276" w:lineRule="auto"/>
        <w:jc w:val="left"/>
      </w:pPr>
    </w:p>
    <w:p w14:paraId="736AA284" w14:textId="3F452290" w:rsidR="009B03E6" w:rsidRDefault="009B03E6">
      <w:pPr>
        <w:spacing w:line="276" w:lineRule="auto"/>
        <w:jc w:val="left"/>
      </w:pPr>
    </w:p>
    <w:p w14:paraId="5A4BCF32" w14:textId="50310F6C" w:rsidR="009B03E6" w:rsidRDefault="009B03E6">
      <w:pPr>
        <w:spacing w:line="276" w:lineRule="auto"/>
        <w:jc w:val="left"/>
      </w:pPr>
    </w:p>
    <w:p w14:paraId="05297C3A" w14:textId="072D2061" w:rsidR="009B03E6" w:rsidRDefault="009B03E6">
      <w:pPr>
        <w:spacing w:line="276" w:lineRule="auto"/>
        <w:jc w:val="left"/>
      </w:pPr>
    </w:p>
    <w:p w14:paraId="012BD889" w14:textId="2DC216D0" w:rsidR="009B03E6" w:rsidRDefault="009B03E6" w:rsidP="008E42DB">
      <w:pPr>
        <w:tabs>
          <w:tab w:val="left" w:pos="3953"/>
        </w:tabs>
        <w:spacing w:line="276" w:lineRule="auto"/>
        <w:jc w:val="left"/>
        <w:rPr>
          <w:rFonts w:eastAsiaTheme="majorEastAsia" w:cstheme="majorBidi"/>
          <w:b/>
          <w:bCs/>
          <w:sz w:val="32"/>
          <w:szCs w:val="28"/>
        </w:rPr>
      </w:pPr>
    </w:p>
    <w:p w14:paraId="3A3DE907" w14:textId="09F1E56F" w:rsidR="00251D11" w:rsidRDefault="00251D11" w:rsidP="00251D11">
      <w:pPr>
        <w:pStyle w:val="Heading1"/>
        <w:numPr>
          <w:ilvl w:val="0"/>
          <w:numId w:val="0"/>
        </w:numPr>
      </w:pPr>
      <w:bookmarkStart w:id="5" w:name="_Toc110206839"/>
      <w:r>
        <w:t>DANH MỤC BẢNG BIỂU</w:t>
      </w:r>
      <w:bookmarkEnd w:id="5"/>
    </w:p>
    <w:p w14:paraId="5329B642" w14:textId="20C076B5" w:rsidR="006E756A" w:rsidRDefault="008E42DB">
      <w:pPr>
        <w:pStyle w:val="TOC1"/>
        <w:rPr>
          <w:rFonts w:asciiTheme="minorHAnsi" w:eastAsiaTheme="minorEastAsia" w:hAnsiTheme="minorHAnsi" w:cstheme="minorBidi"/>
          <w:b w:val="0"/>
          <w:noProof/>
          <w:kern w:val="0"/>
          <w:sz w:val="22"/>
          <w:szCs w:val="22"/>
        </w:rPr>
      </w:pPr>
      <w:r>
        <w:fldChar w:fldCharType="begin"/>
      </w:r>
      <w:r>
        <w:instrText xml:space="preserve"> TOC \h \z \t "Bảng,1" </w:instrText>
      </w:r>
      <w:r>
        <w:fldChar w:fldCharType="separate"/>
      </w:r>
      <w:hyperlink w:anchor="_Toc110206921" w:history="1">
        <w:r w:rsidR="006E756A" w:rsidRPr="00833333">
          <w:rPr>
            <w:rStyle w:val="Hyperlink"/>
            <w:noProof/>
          </w:rPr>
          <w:t>Bảng 2.1 Các phương thức quan trong của lớp Object</w:t>
        </w:r>
        <w:r w:rsidR="006E756A">
          <w:rPr>
            <w:noProof/>
            <w:webHidden/>
          </w:rPr>
          <w:tab/>
        </w:r>
        <w:r w:rsidR="006E756A">
          <w:rPr>
            <w:noProof/>
            <w:webHidden/>
          </w:rPr>
          <w:fldChar w:fldCharType="begin"/>
        </w:r>
        <w:r w:rsidR="006E756A">
          <w:rPr>
            <w:noProof/>
            <w:webHidden/>
          </w:rPr>
          <w:instrText xml:space="preserve"> PAGEREF _Toc110206921 \h </w:instrText>
        </w:r>
        <w:r w:rsidR="006E756A">
          <w:rPr>
            <w:noProof/>
            <w:webHidden/>
          </w:rPr>
        </w:r>
        <w:r w:rsidR="006E756A">
          <w:rPr>
            <w:noProof/>
            <w:webHidden/>
          </w:rPr>
          <w:fldChar w:fldCharType="separate"/>
        </w:r>
        <w:r w:rsidR="006E756A">
          <w:rPr>
            <w:noProof/>
            <w:webHidden/>
          </w:rPr>
          <w:t>10</w:t>
        </w:r>
        <w:r w:rsidR="006E756A">
          <w:rPr>
            <w:noProof/>
            <w:webHidden/>
          </w:rPr>
          <w:fldChar w:fldCharType="end"/>
        </w:r>
      </w:hyperlink>
    </w:p>
    <w:p w14:paraId="0241F6F2" w14:textId="3A5B4FAE" w:rsidR="006E756A" w:rsidRDefault="00000000">
      <w:pPr>
        <w:pStyle w:val="TOC1"/>
        <w:rPr>
          <w:rFonts w:asciiTheme="minorHAnsi" w:eastAsiaTheme="minorEastAsia" w:hAnsiTheme="minorHAnsi" w:cstheme="minorBidi"/>
          <w:b w:val="0"/>
          <w:noProof/>
          <w:kern w:val="0"/>
          <w:sz w:val="22"/>
          <w:szCs w:val="22"/>
        </w:rPr>
      </w:pPr>
      <w:hyperlink w:anchor="_Toc110206922" w:history="1">
        <w:r w:rsidR="006E756A" w:rsidRPr="00833333">
          <w:rPr>
            <w:rStyle w:val="Hyperlink"/>
            <w:noProof/>
          </w:rPr>
          <w:t>Bảng 2.2 K</w:t>
        </w:r>
        <w:r w:rsidR="006E756A" w:rsidRPr="00833333">
          <w:rPr>
            <w:rStyle w:val="Hyperlink"/>
            <w:noProof/>
            <w:lang w:val="vi-VN"/>
          </w:rPr>
          <w:t>hả năng truy cập của các Access Modifier</w:t>
        </w:r>
        <w:r w:rsidR="006E756A">
          <w:rPr>
            <w:noProof/>
            <w:webHidden/>
          </w:rPr>
          <w:tab/>
        </w:r>
        <w:r w:rsidR="006E756A">
          <w:rPr>
            <w:noProof/>
            <w:webHidden/>
          </w:rPr>
          <w:fldChar w:fldCharType="begin"/>
        </w:r>
        <w:r w:rsidR="006E756A">
          <w:rPr>
            <w:noProof/>
            <w:webHidden/>
          </w:rPr>
          <w:instrText xml:space="preserve"> PAGEREF _Toc110206922 \h </w:instrText>
        </w:r>
        <w:r w:rsidR="006E756A">
          <w:rPr>
            <w:noProof/>
            <w:webHidden/>
          </w:rPr>
        </w:r>
        <w:r w:rsidR="006E756A">
          <w:rPr>
            <w:noProof/>
            <w:webHidden/>
          </w:rPr>
          <w:fldChar w:fldCharType="separate"/>
        </w:r>
        <w:r w:rsidR="006E756A">
          <w:rPr>
            <w:noProof/>
            <w:webHidden/>
          </w:rPr>
          <w:t>10</w:t>
        </w:r>
        <w:r w:rsidR="006E756A">
          <w:rPr>
            <w:noProof/>
            <w:webHidden/>
          </w:rPr>
          <w:fldChar w:fldCharType="end"/>
        </w:r>
      </w:hyperlink>
    </w:p>
    <w:p w14:paraId="37AB43C8" w14:textId="4529A8A8" w:rsidR="006E756A" w:rsidRDefault="00000000">
      <w:pPr>
        <w:pStyle w:val="TOC1"/>
        <w:rPr>
          <w:rFonts w:asciiTheme="minorHAnsi" w:eastAsiaTheme="minorEastAsia" w:hAnsiTheme="minorHAnsi" w:cstheme="minorBidi"/>
          <w:b w:val="0"/>
          <w:noProof/>
          <w:kern w:val="0"/>
          <w:sz w:val="22"/>
          <w:szCs w:val="22"/>
        </w:rPr>
      </w:pPr>
      <w:hyperlink w:anchor="_Toc110206923" w:history="1">
        <w:r w:rsidR="006E756A" w:rsidRPr="00833333">
          <w:rPr>
            <w:rStyle w:val="Hyperlink"/>
            <w:noProof/>
          </w:rPr>
          <w:t>Bảng 2.3 Sự khác nhau giữa Abstract class và Interface</w:t>
        </w:r>
        <w:r w:rsidR="006E756A">
          <w:rPr>
            <w:noProof/>
            <w:webHidden/>
          </w:rPr>
          <w:tab/>
        </w:r>
        <w:r w:rsidR="006E756A">
          <w:rPr>
            <w:noProof/>
            <w:webHidden/>
          </w:rPr>
          <w:fldChar w:fldCharType="begin"/>
        </w:r>
        <w:r w:rsidR="006E756A">
          <w:rPr>
            <w:noProof/>
            <w:webHidden/>
          </w:rPr>
          <w:instrText xml:space="preserve"> PAGEREF _Toc110206923 \h </w:instrText>
        </w:r>
        <w:r w:rsidR="006E756A">
          <w:rPr>
            <w:noProof/>
            <w:webHidden/>
          </w:rPr>
        </w:r>
        <w:r w:rsidR="006E756A">
          <w:rPr>
            <w:noProof/>
            <w:webHidden/>
          </w:rPr>
          <w:fldChar w:fldCharType="separate"/>
        </w:r>
        <w:r w:rsidR="006E756A">
          <w:rPr>
            <w:noProof/>
            <w:webHidden/>
          </w:rPr>
          <w:t>12</w:t>
        </w:r>
        <w:r w:rsidR="006E756A">
          <w:rPr>
            <w:noProof/>
            <w:webHidden/>
          </w:rPr>
          <w:fldChar w:fldCharType="end"/>
        </w:r>
      </w:hyperlink>
    </w:p>
    <w:p w14:paraId="40542D65" w14:textId="5ADB15A5" w:rsidR="006E756A" w:rsidRDefault="00000000">
      <w:pPr>
        <w:pStyle w:val="TOC1"/>
        <w:rPr>
          <w:rFonts w:asciiTheme="minorHAnsi" w:eastAsiaTheme="minorEastAsia" w:hAnsiTheme="minorHAnsi" w:cstheme="minorBidi"/>
          <w:b w:val="0"/>
          <w:noProof/>
          <w:kern w:val="0"/>
          <w:sz w:val="22"/>
          <w:szCs w:val="22"/>
        </w:rPr>
      </w:pPr>
      <w:hyperlink w:anchor="_Toc110206924" w:history="1">
        <w:r w:rsidR="006E756A" w:rsidRPr="00833333">
          <w:rPr>
            <w:rStyle w:val="Hyperlink"/>
            <w:noProof/>
          </w:rPr>
          <w:t>Bảng user</w:t>
        </w:r>
        <w:r w:rsidR="006E756A">
          <w:rPr>
            <w:noProof/>
            <w:webHidden/>
          </w:rPr>
          <w:tab/>
        </w:r>
        <w:r w:rsidR="006E756A">
          <w:rPr>
            <w:noProof/>
            <w:webHidden/>
          </w:rPr>
          <w:fldChar w:fldCharType="begin"/>
        </w:r>
        <w:r w:rsidR="006E756A">
          <w:rPr>
            <w:noProof/>
            <w:webHidden/>
          </w:rPr>
          <w:instrText xml:space="preserve"> PAGEREF _Toc110206924 \h </w:instrText>
        </w:r>
        <w:r w:rsidR="006E756A">
          <w:rPr>
            <w:noProof/>
            <w:webHidden/>
          </w:rPr>
        </w:r>
        <w:r w:rsidR="006E756A">
          <w:rPr>
            <w:noProof/>
            <w:webHidden/>
          </w:rPr>
          <w:fldChar w:fldCharType="separate"/>
        </w:r>
        <w:r w:rsidR="006E756A">
          <w:rPr>
            <w:noProof/>
            <w:webHidden/>
          </w:rPr>
          <w:t>25</w:t>
        </w:r>
        <w:r w:rsidR="006E756A">
          <w:rPr>
            <w:noProof/>
            <w:webHidden/>
          </w:rPr>
          <w:fldChar w:fldCharType="end"/>
        </w:r>
      </w:hyperlink>
    </w:p>
    <w:p w14:paraId="785E4F15" w14:textId="3FC69172" w:rsidR="006E756A" w:rsidRDefault="00000000">
      <w:pPr>
        <w:pStyle w:val="TOC1"/>
        <w:rPr>
          <w:rFonts w:asciiTheme="minorHAnsi" w:eastAsiaTheme="minorEastAsia" w:hAnsiTheme="minorHAnsi" w:cstheme="minorBidi"/>
          <w:b w:val="0"/>
          <w:noProof/>
          <w:kern w:val="0"/>
          <w:sz w:val="22"/>
          <w:szCs w:val="22"/>
        </w:rPr>
      </w:pPr>
      <w:hyperlink w:anchor="_Toc110206925" w:history="1">
        <w:r w:rsidR="006E756A" w:rsidRPr="00833333">
          <w:rPr>
            <w:rStyle w:val="Hyperlink"/>
            <w:noProof/>
            <w:lang w:val="vi-VN"/>
          </w:rPr>
          <w:t>Bảng City</w:t>
        </w:r>
        <w:r w:rsidR="006E756A">
          <w:rPr>
            <w:noProof/>
            <w:webHidden/>
          </w:rPr>
          <w:tab/>
        </w:r>
        <w:r w:rsidR="006E756A">
          <w:rPr>
            <w:noProof/>
            <w:webHidden/>
          </w:rPr>
          <w:fldChar w:fldCharType="begin"/>
        </w:r>
        <w:r w:rsidR="006E756A">
          <w:rPr>
            <w:noProof/>
            <w:webHidden/>
          </w:rPr>
          <w:instrText xml:space="preserve"> PAGEREF _Toc110206925 \h </w:instrText>
        </w:r>
        <w:r w:rsidR="006E756A">
          <w:rPr>
            <w:noProof/>
            <w:webHidden/>
          </w:rPr>
        </w:r>
        <w:r w:rsidR="006E756A">
          <w:rPr>
            <w:noProof/>
            <w:webHidden/>
          </w:rPr>
          <w:fldChar w:fldCharType="separate"/>
        </w:r>
        <w:r w:rsidR="006E756A">
          <w:rPr>
            <w:noProof/>
            <w:webHidden/>
          </w:rPr>
          <w:t>27</w:t>
        </w:r>
        <w:r w:rsidR="006E756A">
          <w:rPr>
            <w:noProof/>
            <w:webHidden/>
          </w:rPr>
          <w:fldChar w:fldCharType="end"/>
        </w:r>
      </w:hyperlink>
    </w:p>
    <w:p w14:paraId="550CDF33" w14:textId="3F463C1A" w:rsidR="006E756A" w:rsidRDefault="00000000">
      <w:pPr>
        <w:pStyle w:val="TOC1"/>
        <w:rPr>
          <w:rFonts w:asciiTheme="minorHAnsi" w:eastAsiaTheme="minorEastAsia" w:hAnsiTheme="minorHAnsi" w:cstheme="minorBidi"/>
          <w:b w:val="0"/>
          <w:noProof/>
          <w:kern w:val="0"/>
          <w:sz w:val="22"/>
          <w:szCs w:val="22"/>
        </w:rPr>
      </w:pPr>
      <w:hyperlink w:anchor="_Toc110206926" w:history="1">
        <w:r w:rsidR="006E756A" w:rsidRPr="00833333">
          <w:rPr>
            <w:rStyle w:val="Hyperlink"/>
            <w:noProof/>
            <w:lang w:val="vi-VN"/>
          </w:rPr>
          <w:t>Bảng District</w:t>
        </w:r>
        <w:r w:rsidR="006E756A">
          <w:rPr>
            <w:noProof/>
            <w:webHidden/>
          </w:rPr>
          <w:tab/>
        </w:r>
        <w:r w:rsidR="006E756A">
          <w:rPr>
            <w:noProof/>
            <w:webHidden/>
          </w:rPr>
          <w:fldChar w:fldCharType="begin"/>
        </w:r>
        <w:r w:rsidR="006E756A">
          <w:rPr>
            <w:noProof/>
            <w:webHidden/>
          </w:rPr>
          <w:instrText xml:space="preserve"> PAGEREF _Toc110206926 \h </w:instrText>
        </w:r>
        <w:r w:rsidR="006E756A">
          <w:rPr>
            <w:noProof/>
            <w:webHidden/>
          </w:rPr>
        </w:r>
        <w:r w:rsidR="006E756A">
          <w:rPr>
            <w:noProof/>
            <w:webHidden/>
          </w:rPr>
          <w:fldChar w:fldCharType="separate"/>
        </w:r>
        <w:r w:rsidR="006E756A">
          <w:rPr>
            <w:noProof/>
            <w:webHidden/>
          </w:rPr>
          <w:t>27</w:t>
        </w:r>
        <w:r w:rsidR="006E756A">
          <w:rPr>
            <w:noProof/>
            <w:webHidden/>
          </w:rPr>
          <w:fldChar w:fldCharType="end"/>
        </w:r>
      </w:hyperlink>
    </w:p>
    <w:p w14:paraId="69DB8A0E" w14:textId="78E3DAB1" w:rsidR="006E756A" w:rsidRDefault="00000000">
      <w:pPr>
        <w:pStyle w:val="TOC1"/>
        <w:rPr>
          <w:rFonts w:asciiTheme="minorHAnsi" w:eastAsiaTheme="minorEastAsia" w:hAnsiTheme="minorHAnsi" w:cstheme="minorBidi"/>
          <w:b w:val="0"/>
          <w:noProof/>
          <w:kern w:val="0"/>
          <w:sz w:val="22"/>
          <w:szCs w:val="22"/>
        </w:rPr>
      </w:pPr>
      <w:hyperlink w:anchor="_Toc110206927" w:history="1">
        <w:r w:rsidR="006E756A" w:rsidRPr="00833333">
          <w:rPr>
            <w:rStyle w:val="Hyperlink"/>
            <w:noProof/>
            <w:lang w:val="vi-VN"/>
          </w:rPr>
          <w:t>Ward</w:t>
        </w:r>
        <w:r w:rsidR="006E756A">
          <w:rPr>
            <w:noProof/>
            <w:webHidden/>
          </w:rPr>
          <w:tab/>
        </w:r>
        <w:r w:rsidR="006E756A">
          <w:rPr>
            <w:noProof/>
            <w:webHidden/>
          </w:rPr>
          <w:fldChar w:fldCharType="begin"/>
        </w:r>
        <w:r w:rsidR="006E756A">
          <w:rPr>
            <w:noProof/>
            <w:webHidden/>
          </w:rPr>
          <w:instrText xml:space="preserve"> PAGEREF _Toc110206927 \h </w:instrText>
        </w:r>
        <w:r w:rsidR="006E756A">
          <w:rPr>
            <w:noProof/>
            <w:webHidden/>
          </w:rPr>
        </w:r>
        <w:r w:rsidR="006E756A">
          <w:rPr>
            <w:noProof/>
            <w:webHidden/>
          </w:rPr>
          <w:fldChar w:fldCharType="separate"/>
        </w:r>
        <w:r w:rsidR="006E756A">
          <w:rPr>
            <w:noProof/>
            <w:webHidden/>
          </w:rPr>
          <w:t>28</w:t>
        </w:r>
        <w:r w:rsidR="006E756A">
          <w:rPr>
            <w:noProof/>
            <w:webHidden/>
          </w:rPr>
          <w:fldChar w:fldCharType="end"/>
        </w:r>
      </w:hyperlink>
    </w:p>
    <w:p w14:paraId="264C35D2" w14:textId="69701AD4" w:rsidR="006E756A" w:rsidRDefault="00000000">
      <w:pPr>
        <w:pStyle w:val="TOC1"/>
        <w:rPr>
          <w:rFonts w:asciiTheme="minorHAnsi" w:eastAsiaTheme="minorEastAsia" w:hAnsiTheme="minorHAnsi" w:cstheme="minorBidi"/>
          <w:b w:val="0"/>
          <w:noProof/>
          <w:kern w:val="0"/>
          <w:sz w:val="22"/>
          <w:szCs w:val="22"/>
        </w:rPr>
      </w:pPr>
      <w:hyperlink w:anchor="_Toc110206928" w:history="1">
        <w:r w:rsidR="006E756A" w:rsidRPr="00833333">
          <w:rPr>
            <w:rStyle w:val="Hyperlink"/>
            <w:noProof/>
            <w:lang w:val="vi-VN"/>
          </w:rPr>
          <w:t>Bảng Admin</w:t>
        </w:r>
        <w:r w:rsidR="006E756A">
          <w:rPr>
            <w:noProof/>
            <w:webHidden/>
          </w:rPr>
          <w:tab/>
        </w:r>
        <w:r w:rsidR="006E756A">
          <w:rPr>
            <w:noProof/>
            <w:webHidden/>
          </w:rPr>
          <w:fldChar w:fldCharType="begin"/>
        </w:r>
        <w:r w:rsidR="006E756A">
          <w:rPr>
            <w:noProof/>
            <w:webHidden/>
          </w:rPr>
          <w:instrText xml:space="preserve"> PAGEREF _Toc110206928 \h </w:instrText>
        </w:r>
        <w:r w:rsidR="006E756A">
          <w:rPr>
            <w:noProof/>
            <w:webHidden/>
          </w:rPr>
        </w:r>
        <w:r w:rsidR="006E756A">
          <w:rPr>
            <w:noProof/>
            <w:webHidden/>
          </w:rPr>
          <w:fldChar w:fldCharType="separate"/>
        </w:r>
        <w:r w:rsidR="006E756A">
          <w:rPr>
            <w:noProof/>
            <w:webHidden/>
          </w:rPr>
          <w:t>28</w:t>
        </w:r>
        <w:r w:rsidR="006E756A">
          <w:rPr>
            <w:noProof/>
            <w:webHidden/>
          </w:rPr>
          <w:fldChar w:fldCharType="end"/>
        </w:r>
      </w:hyperlink>
    </w:p>
    <w:p w14:paraId="54B980FF" w14:textId="58A2061B" w:rsidR="006E756A" w:rsidRDefault="00000000">
      <w:pPr>
        <w:pStyle w:val="TOC1"/>
        <w:rPr>
          <w:rFonts w:asciiTheme="minorHAnsi" w:eastAsiaTheme="minorEastAsia" w:hAnsiTheme="minorHAnsi" w:cstheme="minorBidi"/>
          <w:b w:val="0"/>
          <w:noProof/>
          <w:kern w:val="0"/>
          <w:sz w:val="22"/>
          <w:szCs w:val="22"/>
        </w:rPr>
      </w:pPr>
      <w:hyperlink w:anchor="_Toc110206929" w:history="1">
        <w:r w:rsidR="006E756A" w:rsidRPr="00833333">
          <w:rPr>
            <w:rStyle w:val="Hyperlink"/>
            <w:noProof/>
            <w:lang w:val="vi-VN"/>
          </w:rPr>
          <w:t>Bảng Black list</w:t>
        </w:r>
        <w:r w:rsidR="006E756A">
          <w:rPr>
            <w:noProof/>
            <w:webHidden/>
          </w:rPr>
          <w:tab/>
        </w:r>
        <w:r w:rsidR="006E756A">
          <w:rPr>
            <w:noProof/>
            <w:webHidden/>
          </w:rPr>
          <w:fldChar w:fldCharType="begin"/>
        </w:r>
        <w:r w:rsidR="006E756A">
          <w:rPr>
            <w:noProof/>
            <w:webHidden/>
          </w:rPr>
          <w:instrText xml:space="preserve"> PAGEREF _Toc110206929 \h </w:instrText>
        </w:r>
        <w:r w:rsidR="006E756A">
          <w:rPr>
            <w:noProof/>
            <w:webHidden/>
          </w:rPr>
        </w:r>
        <w:r w:rsidR="006E756A">
          <w:rPr>
            <w:noProof/>
            <w:webHidden/>
          </w:rPr>
          <w:fldChar w:fldCharType="separate"/>
        </w:r>
        <w:r w:rsidR="006E756A">
          <w:rPr>
            <w:noProof/>
            <w:webHidden/>
          </w:rPr>
          <w:t>28</w:t>
        </w:r>
        <w:r w:rsidR="006E756A">
          <w:rPr>
            <w:noProof/>
            <w:webHidden/>
          </w:rPr>
          <w:fldChar w:fldCharType="end"/>
        </w:r>
      </w:hyperlink>
    </w:p>
    <w:p w14:paraId="6B9689F4" w14:textId="3A7EB609" w:rsidR="006E756A" w:rsidRDefault="00000000">
      <w:pPr>
        <w:pStyle w:val="TOC1"/>
        <w:rPr>
          <w:rFonts w:asciiTheme="minorHAnsi" w:eastAsiaTheme="minorEastAsia" w:hAnsiTheme="minorHAnsi" w:cstheme="minorBidi"/>
          <w:b w:val="0"/>
          <w:noProof/>
          <w:kern w:val="0"/>
          <w:sz w:val="22"/>
          <w:szCs w:val="22"/>
        </w:rPr>
      </w:pPr>
      <w:hyperlink w:anchor="_Toc110206930" w:history="1">
        <w:r w:rsidR="006E756A" w:rsidRPr="00833333">
          <w:rPr>
            <w:rStyle w:val="Hyperlink"/>
            <w:noProof/>
            <w:lang w:val="vi-VN"/>
          </w:rPr>
          <w:t>Bảng Station</w:t>
        </w:r>
        <w:r w:rsidR="006E756A">
          <w:rPr>
            <w:noProof/>
            <w:webHidden/>
          </w:rPr>
          <w:tab/>
        </w:r>
        <w:r w:rsidR="006E756A">
          <w:rPr>
            <w:noProof/>
            <w:webHidden/>
          </w:rPr>
          <w:fldChar w:fldCharType="begin"/>
        </w:r>
        <w:r w:rsidR="006E756A">
          <w:rPr>
            <w:noProof/>
            <w:webHidden/>
          </w:rPr>
          <w:instrText xml:space="preserve"> PAGEREF _Toc110206930 \h </w:instrText>
        </w:r>
        <w:r w:rsidR="006E756A">
          <w:rPr>
            <w:noProof/>
            <w:webHidden/>
          </w:rPr>
        </w:r>
        <w:r w:rsidR="006E756A">
          <w:rPr>
            <w:noProof/>
            <w:webHidden/>
          </w:rPr>
          <w:fldChar w:fldCharType="separate"/>
        </w:r>
        <w:r w:rsidR="006E756A">
          <w:rPr>
            <w:noProof/>
            <w:webHidden/>
          </w:rPr>
          <w:t>29</w:t>
        </w:r>
        <w:r w:rsidR="006E756A">
          <w:rPr>
            <w:noProof/>
            <w:webHidden/>
          </w:rPr>
          <w:fldChar w:fldCharType="end"/>
        </w:r>
      </w:hyperlink>
    </w:p>
    <w:p w14:paraId="0937553F" w14:textId="1D6A50EA" w:rsidR="006E756A" w:rsidRDefault="00000000">
      <w:pPr>
        <w:pStyle w:val="TOC1"/>
        <w:rPr>
          <w:rFonts w:asciiTheme="minorHAnsi" w:eastAsiaTheme="minorEastAsia" w:hAnsiTheme="minorHAnsi" w:cstheme="minorBidi"/>
          <w:b w:val="0"/>
          <w:noProof/>
          <w:kern w:val="0"/>
          <w:sz w:val="22"/>
          <w:szCs w:val="22"/>
        </w:rPr>
      </w:pPr>
      <w:hyperlink w:anchor="_Toc110206931" w:history="1">
        <w:r w:rsidR="006E756A" w:rsidRPr="00833333">
          <w:rPr>
            <w:rStyle w:val="Hyperlink"/>
            <w:noProof/>
            <w:lang w:val="vi-VN"/>
          </w:rPr>
          <w:t>Bảng Bike</w:t>
        </w:r>
        <w:r w:rsidR="006E756A">
          <w:rPr>
            <w:noProof/>
            <w:webHidden/>
          </w:rPr>
          <w:tab/>
        </w:r>
        <w:r w:rsidR="006E756A">
          <w:rPr>
            <w:noProof/>
            <w:webHidden/>
          </w:rPr>
          <w:fldChar w:fldCharType="begin"/>
        </w:r>
        <w:r w:rsidR="006E756A">
          <w:rPr>
            <w:noProof/>
            <w:webHidden/>
          </w:rPr>
          <w:instrText xml:space="preserve"> PAGEREF _Toc110206931 \h </w:instrText>
        </w:r>
        <w:r w:rsidR="006E756A">
          <w:rPr>
            <w:noProof/>
            <w:webHidden/>
          </w:rPr>
        </w:r>
        <w:r w:rsidR="006E756A">
          <w:rPr>
            <w:noProof/>
            <w:webHidden/>
          </w:rPr>
          <w:fldChar w:fldCharType="separate"/>
        </w:r>
        <w:r w:rsidR="006E756A">
          <w:rPr>
            <w:noProof/>
            <w:webHidden/>
          </w:rPr>
          <w:t>29</w:t>
        </w:r>
        <w:r w:rsidR="006E756A">
          <w:rPr>
            <w:noProof/>
            <w:webHidden/>
          </w:rPr>
          <w:fldChar w:fldCharType="end"/>
        </w:r>
      </w:hyperlink>
    </w:p>
    <w:p w14:paraId="2ACE1240" w14:textId="28FF46BA" w:rsidR="006E756A" w:rsidRDefault="00000000">
      <w:pPr>
        <w:pStyle w:val="TOC1"/>
        <w:rPr>
          <w:rFonts w:asciiTheme="minorHAnsi" w:eastAsiaTheme="minorEastAsia" w:hAnsiTheme="minorHAnsi" w:cstheme="minorBidi"/>
          <w:b w:val="0"/>
          <w:noProof/>
          <w:kern w:val="0"/>
          <w:sz w:val="22"/>
          <w:szCs w:val="22"/>
        </w:rPr>
      </w:pPr>
      <w:hyperlink w:anchor="_Toc110206932" w:history="1">
        <w:r w:rsidR="006E756A" w:rsidRPr="00833333">
          <w:rPr>
            <w:rStyle w:val="Hyperlink"/>
            <w:noProof/>
            <w:lang w:val="vi-VN"/>
          </w:rPr>
          <w:t>Bảng Device</w:t>
        </w:r>
        <w:r w:rsidR="006E756A">
          <w:rPr>
            <w:noProof/>
            <w:webHidden/>
          </w:rPr>
          <w:tab/>
        </w:r>
        <w:r w:rsidR="006E756A">
          <w:rPr>
            <w:noProof/>
            <w:webHidden/>
          </w:rPr>
          <w:fldChar w:fldCharType="begin"/>
        </w:r>
        <w:r w:rsidR="006E756A">
          <w:rPr>
            <w:noProof/>
            <w:webHidden/>
          </w:rPr>
          <w:instrText xml:space="preserve"> PAGEREF _Toc110206932 \h </w:instrText>
        </w:r>
        <w:r w:rsidR="006E756A">
          <w:rPr>
            <w:noProof/>
            <w:webHidden/>
          </w:rPr>
        </w:r>
        <w:r w:rsidR="006E756A">
          <w:rPr>
            <w:noProof/>
            <w:webHidden/>
          </w:rPr>
          <w:fldChar w:fldCharType="separate"/>
        </w:r>
        <w:r w:rsidR="006E756A">
          <w:rPr>
            <w:noProof/>
            <w:webHidden/>
          </w:rPr>
          <w:t>29</w:t>
        </w:r>
        <w:r w:rsidR="006E756A">
          <w:rPr>
            <w:noProof/>
            <w:webHidden/>
          </w:rPr>
          <w:fldChar w:fldCharType="end"/>
        </w:r>
      </w:hyperlink>
    </w:p>
    <w:p w14:paraId="3E9EFC37" w14:textId="4C422F56" w:rsidR="006E756A" w:rsidRDefault="00000000">
      <w:pPr>
        <w:pStyle w:val="TOC1"/>
        <w:rPr>
          <w:rFonts w:asciiTheme="minorHAnsi" w:eastAsiaTheme="minorEastAsia" w:hAnsiTheme="minorHAnsi" w:cstheme="minorBidi"/>
          <w:b w:val="0"/>
          <w:noProof/>
          <w:kern w:val="0"/>
          <w:sz w:val="22"/>
          <w:szCs w:val="22"/>
        </w:rPr>
      </w:pPr>
      <w:hyperlink w:anchor="_Toc110206933" w:history="1">
        <w:r w:rsidR="006E756A" w:rsidRPr="00833333">
          <w:rPr>
            <w:rStyle w:val="Hyperlink"/>
            <w:noProof/>
            <w:lang w:val="vi-VN"/>
          </w:rPr>
          <w:t>Bảng Contract Bike</w:t>
        </w:r>
        <w:r w:rsidR="006E756A">
          <w:rPr>
            <w:noProof/>
            <w:webHidden/>
          </w:rPr>
          <w:tab/>
        </w:r>
        <w:r w:rsidR="006E756A">
          <w:rPr>
            <w:noProof/>
            <w:webHidden/>
          </w:rPr>
          <w:fldChar w:fldCharType="begin"/>
        </w:r>
        <w:r w:rsidR="006E756A">
          <w:rPr>
            <w:noProof/>
            <w:webHidden/>
          </w:rPr>
          <w:instrText xml:space="preserve"> PAGEREF _Toc110206933 \h </w:instrText>
        </w:r>
        <w:r w:rsidR="006E756A">
          <w:rPr>
            <w:noProof/>
            <w:webHidden/>
          </w:rPr>
        </w:r>
        <w:r w:rsidR="006E756A">
          <w:rPr>
            <w:noProof/>
            <w:webHidden/>
          </w:rPr>
          <w:fldChar w:fldCharType="separate"/>
        </w:r>
        <w:r w:rsidR="006E756A">
          <w:rPr>
            <w:noProof/>
            <w:webHidden/>
          </w:rPr>
          <w:t>30</w:t>
        </w:r>
        <w:r w:rsidR="006E756A">
          <w:rPr>
            <w:noProof/>
            <w:webHidden/>
          </w:rPr>
          <w:fldChar w:fldCharType="end"/>
        </w:r>
      </w:hyperlink>
    </w:p>
    <w:p w14:paraId="743E9116" w14:textId="27DF6AD3" w:rsidR="006E756A" w:rsidRDefault="00000000">
      <w:pPr>
        <w:pStyle w:val="TOC1"/>
        <w:rPr>
          <w:rFonts w:asciiTheme="minorHAnsi" w:eastAsiaTheme="minorEastAsia" w:hAnsiTheme="minorHAnsi" w:cstheme="minorBidi"/>
          <w:b w:val="0"/>
          <w:noProof/>
          <w:kern w:val="0"/>
          <w:sz w:val="22"/>
          <w:szCs w:val="22"/>
        </w:rPr>
      </w:pPr>
      <w:hyperlink w:anchor="_Toc110206934" w:history="1">
        <w:r w:rsidR="006E756A" w:rsidRPr="00833333">
          <w:rPr>
            <w:rStyle w:val="Hyperlink"/>
            <w:noProof/>
            <w:lang w:val="vi-VN"/>
          </w:rPr>
          <w:t>Bảng Path</w:t>
        </w:r>
        <w:r w:rsidR="006E756A">
          <w:rPr>
            <w:noProof/>
            <w:webHidden/>
          </w:rPr>
          <w:tab/>
        </w:r>
        <w:r w:rsidR="006E756A">
          <w:rPr>
            <w:noProof/>
            <w:webHidden/>
          </w:rPr>
          <w:fldChar w:fldCharType="begin"/>
        </w:r>
        <w:r w:rsidR="006E756A">
          <w:rPr>
            <w:noProof/>
            <w:webHidden/>
          </w:rPr>
          <w:instrText xml:space="preserve"> PAGEREF _Toc110206934 \h </w:instrText>
        </w:r>
        <w:r w:rsidR="006E756A">
          <w:rPr>
            <w:noProof/>
            <w:webHidden/>
          </w:rPr>
        </w:r>
        <w:r w:rsidR="006E756A">
          <w:rPr>
            <w:noProof/>
            <w:webHidden/>
          </w:rPr>
          <w:fldChar w:fldCharType="separate"/>
        </w:r>
        <w:r w:rsidR="006E756A">
          <w:rPr>
            <w:noProof/>
            <w:webHidden/>
          </w:rPr>
          <w:t>31</w:t>
        </w:r>
        <w:r w:rsidR="006E756A">
          <w:rPr>
            <w:noProof/>
            <w:webHidden/>
          </w:rPr>
          <w:fldChar w:fldCharType="end"/>
        </w:r>
      </w:hyperlink>
    </w:p>
    <w:p w14:paraId="1FFB8BD3" w14:textId="1F50E14B" w:rsidR="008E42DB" w:rsidRPr="008E42DB" w:rsidRDefault="008E42DB" w:rsidP="008E42DB">
      <w:pPr>
        <w:tabs>
          <w:tab w:val="left" w:pos="3327"/>
        </w:tabs>
      </w:pPr>
      <w:r>
        <w:fldChar w:fldCharType="end"/>
      </w:r>
      <w:r>
        <w:tab/>
      </w:r>
    </w:p>
    <w:p w14:paraId="5127F2F2" w14:textId="791FD607" w:rsidR="00E23D5F" w:rsidRDefault="00E23D5F" w:rsidP="00AF5019">
      <w:pPr>
        <w:ind w:firstLine="360"/>
      </w:pPr>
    </w:p>
    <w:p w14:paraId="3443A046" w14:textId="2E3FA8EF" w:rsidR="00E23D5F" w:rsidRDefault="00E23D5F" w:rsidP="00AF5019">
      <w:pPr>
        <w:ind w:firstLine="360"/>
      </w:pPr>
    </w:p>
    <w:p w14:paraId="5B40943E" w14:textId="5783E9EF" w:rsidR="00E23D5F" w:rsidRDefault="00E23D5F" w:rsidP="00AF5019">
      <w:pPr>
        <w:ind w:firstLine="360"/>
      </w:pPr>
    </w:p>
    <w:p w14:paraId="7AB266BD" w14:textId="291C5699" w:rsidR="00E23D5F" w:rsidRDefault="00E23D5F" w:rsidP="00AF5019">
      <w:pPr>
        <w:ind w:firstLine="360"/>
      </w:pPr>
    </w:p>
    <w:p w14:paraId="3F3301D3" w14:textId="22D9D81E" w:rsidR="00E23D5F" w:rsidRDefault="00E23D5F" w:rsidP="00AF5019">
      <w:pPr>
        <w:ind w:firstLine="360"/>
      </w:pPr>
    </w:p>
    <w:p w14:paraId="1A44AFEC" w14:textId="581DACFA" w:rsidR="00E23D5F" w:rsidRDefault="00E23D5F" w:rsidP="00AF5019">
      <w:pPr>
        <w:ind w:firstLine="360"/>
      </w:pPr>
    </w:p>
    <w:p w14:paraId="0351649C" w14:textId="77777777" w:rsidR="009B03E6" w:rsidRDefault="009B03E6" w:rsidP="00987DDB"/>
    <w:p w14:paraId="2CA0C8E8" w14:textId="666BD012" w:rsidR="004B32F2" w:rsidRPr="003E2F4B" w:rsidRDefault="004B32F2" w:rsidP="00E23D5F">
      <w:pPr>
        <w:pStyle w:val="Heading1unnumbered"/>
      </w:pPr>
      <w:bookmarkStart w:id="6" w:name="_Toc110206840"/>
      <w:r w:rsidRPr="003E2F4B">
        <w:lastRenderedPageBreak/>
        <w:t>TÓM TẮT ĐỒ ÁN</w:t>
      </w:r>
      <w:bookmarkEnd w:id="6"/>
    </w:p>
    <w:p w14:paraId="2F483B8F" w14:textId="46F49225" w:rsidR="004B32F2" w:rsidRPr="00A31D2A" w:rsidRDefault="00E23D5F" w:rsidP="00A31D2A">
      <w:pPr>
        <w:pStyle w:val="ListParagraph"/>
        <w:numPr>
          <w:ilvl w:val="0"/>
          <w:numId w:val="24"/>
        </w:numPr>
        <w:rPr>
          <w:b/>
          <w:bCs/>
        </w:rPr>
      </w:pPr>
      <w:r w:rsidRPr="00A31D2A">
        <w:rPr>
          <w:b/>
          <w:bCs/>
        </w:rPr>
        <w:t>Tiếng Việt</w:t>
      </w:r>
    </w:p>
    <w:p w14:paraId="30631AB5" w14:textId="6E8BD521" w:rsidR="00E23D5F" w:rsidRDefault="00E23D5F" w:rsidP="008C1587">
      <w:pPr>
        <w:ind w:firstLine="720"/>
      </w:pPr>
      <w:r w:rsidRPr="00E23D5F">
        <w:rPr>
          <w:rStyle w:val="normaltextrun"/>
          <w:color w:val="000000"/>
        </w:rPr>
        <w:t xml:space="preserve">Hiện nay, hệ thống giao thông công cộng như xe buýt, xe buýt nhanh, tàu đường sắt trên cao đang thử nghiệm, vẫn chưa đáp ứng được nhu cầu tăng trưởng của thành phố. Bên cạnh đó, với xu hướng năng lượng xanh, giảm phát thải CO2, xe đạp là phương tiện giao thông đang được chú ý tại nhiều thành phố. </w:t>
      </w:r>
      <w:r w:rsidRPr="00C12B73">
        <w:rPr>
          <w:lang w:val="vi-VN"/>
        </w:rPr>
        <w:t>Thực tế, với các độ thi lớn (megacity), việc sử dụng phương tiện cá nhân (ô tô con) đi từ các vùng ngoại ô vào vùng rìa và sau đó dùng phương tiện công cộng (bus, metro, tram…) hoặc các phương tiện thân thiện môi trường như xe đạp sẽ giúp giảm lượng xe cá nhân trong vùng trung tâm, vùng lõi đô thị</w:t>
      </w:r>
      <w:r>
        <w:rPr>
          <w:rStyle w:val="normaltextrun"/>
          <w:color w:val="000000"/>
        </w:rPr>
        <w:t xml:space="preserve">. </w:t>
      </w:r>
      <w:commentRangeStart w:id="7"/>
      <w:r>
        <w:t>Trong hoàn cảnh đó bằng việc lựa chọn đề tài “</w:t>
      </w:r>
      <w:r>
        <w:rPr>
          <w:i/>
        </w:rPr>
        <w:t>Hệ thống cho thuê – chia sẻ xe đạp công cộng</w:t>
      </w:r>
      <w:r>
        <w:t>”,</w:t>
      </w:r>
      <w:r>
        <w:rPr>
          <w:spacing w:val="-1"/>
        </w:rPr>
        <w:t xml:space="preserve"> </w:t>
      </w:r>
      <w:r>
        <w:t>em</w:t>
      </w:r>
      <w:r>
        <w:rPr>
          <w:spacing w:val="-2"/>
        </w:rPr>
        <w:t xml:space="preserve"> </w:t>
      </w:r>
      <w:r>
        <w:t>hy</w:t>
      </w:r>
      <w:r>
        <w:rPr>
          <w:spacing w:val="-2"/>
        </w:rPr>
        <w:t xml:space="preserve"> </w:t>
      </w:r>
      <w:r>
        <w:t>vọng</w:t>
      </w:r>
      <w:r>
        <w:rPr>
          <w:spacing w:val="-1"/>
        </w:rPr>
        <w:t xml:space="preserve"> </w:t>
      </w:r>
      <w:r>
        <w:t>có</w:t>
      </w:r>
      <w:r>
        <w:rPr>
          <w:spacing w:val="-4"/>
        </w:rPr>
        <w:t xml:space="preserve"> </w:t>
      </w:r>
      <w:r>
        <w:t>thể</w:t>
      </w:r>
      <w:r>
        <w:rPr>
          <w:spacing w:val="-3"/>
        </w:rPr>
        <w:t xml:space="preserve"> </w:t>
      </w:r>
      <w:r>
        <w:t>đưa</w:t>
      </w:r>
      <w:r>
        <w:rPr>
          <w:spacing w:val="-4"/>
        </w:rPr>
        <w:t xml:space="preserve"> </w:t>
      </w:r>
      <w:r>
        <w:t>ra</w:t>
      </w:r>
      <w:r>
        <w:rPr>
          <w:spacing w:val="-2"/>
        </w:rPr>
        <w:t xml:space="preserve"> </w:t>
      </w:r>
      <w:r>
        <w:t>một</w:t>
      </w:r>
      <w:r>
        <w:rPr>
          <w:spacing w:val="-3"/>
        </w:rPr>
        <w:t xml:space="preserve"> </w:t>
      </w:r>
      <w:r>
        <w:t>giải</w:t>
      </w:r>
      <w:r>
        <w:rPr>
          <w:spacing w:val="-4"/>
        </w:rPr>
        <w:t xml:space="preserve"> </w:t>
      </w:r>
      <w:r>
        <w:t>pháp đơn giản về mặt tính toán cũng như tiết kiệm chi phí để giải quyết bài toán đã</w:t>
      </w:r>
      <w:r>
        <w:rPr>
          <w:spacing w:val="-22"/>
        </w:rPr>
        <w:t xml:space="preserve"> </w:t>
      </w:r>
      <w:r>
        <w:t>nêu trên.</w:t>
      </w:r>
      <w:commentRangeEnd w:id="7"/>
      <w:r w:rsidR="00510C35">
        <w:rPr>
          <w:rStyle w:val="CommentReference"/>
        </w:rPr>
        <w:commentReference w:id="7"/>
      </w:r>
    </w:p>
    <w:p w14:paraId="057C36F2" w14:textId="66F8DF6B" w:rsidR="00E23D5F" w:rsidRPr="00A31D2A" w:rsidRDefault="00E23D5F" w:rsidP="00A31D2A">
      <w:pPr>
        <w:ind w:firstLine="720"/>
      </w:pPr>
      <w:r>
        <w:t>Sau quá trình tìm hiểu và nghiên cứu, em đã hoàn thành việc thiết kế một hệ thống có tác dụng cho người dùng tìm kiếm các bãi đỗ xe đạp, thuê xe và người quản lý kiểm soát được thông tin trong hệ thống.</w:t>
      </w:r>
      <w:r>
        <w:rPr>
          <w:spacing w:val="-12"/>
        </w:rPr>
        <w:t xml:space="preserve"> </w:t>
      </w:r>
      <w:r>
        <w:t>Kỹ</w:t>
      </w:r>
      <w:r>
        <w:rPr>
          <w:spacing w:val="-11"/>
        </w:rPr>
        <w:t xml:space="preserve"> </w:t>
      </w:r>
      <w:r>
        <w:t>thuật</w:t>
      </w:r>
      <w:r>
        <w:rPr>
          <w:spacing w:val="-11"/>
        </w:rPr>
        <w:t xml:space="preserve"> </w:t>
      </w:r>
      <w:r>
        <w:t>quan</w:t>
      </w:r>
      <w:r>
        <w:rPr>
          <w:spacing w:val="-12"/>
        </w:rPr>
        <w:t xml:space="preserve"> </w:t>
      </w:r>
      <w:r>
        <w:t>trọng</w:t>
      </w:r>
      <w:r>
        <w:rPr>
          <w:spacing w:val="-11"/>
        </w:rPr>
        <w:t xml:space="preserve"> </w:t>
      </w:r>
      <w:r>
        <w:t>nhất</w:t>
      </w:r>
      <w:r>
        <w:rPr>
          <w:spacing w:val="-12"/>
        </w:rPr>
        <w:t xml:space="preserve"> </w:t>
      </w:r>
      <w:r>
        <w:t>trong</w:t>
      </w:r>
      <w:r>
        <w:rPr>
          <w:spacing w:val="-11"/>
        </w:rPr>
        <w:t xml:space="preserve"> </w:t>
      </w:r>
      <w:r>
        <w:t>hệ</w:t>
      </w:r>
      <w:r>
        <w:rPr>
          <w:spacing w:val="-12"/>
        </w:rPr>
        <w:t xml:space="preserve"> </w:t>
      </w:r>
      <w:r>
        <w:t>thống</w:t>
      </w:r>
      <w:r>
        <w:rPr>
          <w:spacing w:val="-11"/>
        </w:rPr>
        <w:t xml:space="preserve"> </w:t>
      </w:r>
      <w:r>
        <w:t xml:space="preserve">chính là việc truyền tải thông tin giữa khoá và server được thực hiện bằng giao thức MQTT </w:t>
      </w:r>
      <w:r w:rsidRPr="0070099A">
        <w:t>(Message Queuing Telemetry Transport)</w:t>
      </w:r>
      <w:r>
        <w:t>, giao tiếp giữa server và mobile app được thực hiện bằng giao thức HTTP</w:t>
      </w:r>
      <w:r w:rsidRPr="0070099A">
        <w:t xml:space="preserve"> (HyperText Transfer Protocol)</w:t>
      </w:r>
      <w:r w:rsidR="00CE34C7">
        <w:t xml:space="preserve"> k</w:t>
      </w:r>
      <w:r w:rsidR="007D4452">
        <w:t>ết</w:t>
      </w:r>
      <w:r w:rsidR="00CE34C7">
        <w:t xml:space="preserve"> hợp</w:t>
      </w:r>
      <w:r>
        <w:t xml:space="preserve"> giao thức </w:t>
      </w:r>
      <w:r w:rsidRPr="0070099A">
        <w:t>WebSocket</w:t>
      </w:r>
      <w:r>
        <w:t>.</w:t>
      </w:r>
    </w:p>
    <w:p w14:paraId="5863D411" w14:textId="0005F778" w:rsidR="00E23D5F" w:rsidRPr="00A31D2A" w:rsidRDefault="00E23D5F" w:rsidP="00A31D2A">
      <w:pPr>
        <w:pStyle w:val="ListParagraph"/>
        <w:numPr>
          <w:ilvl w:val="0"/>
          <w:numId w:val="24"/>
        </w:numPr>
        <w:rPr>
          <w:b/>
          <w:bCs/>
        </w:rPr>
      </w:pPr>
      <w:r w:rsidRPr="00A31D2A">
        <w:rPr>
          <w:b/>
          <w:bCs/>
        </w:rPr>
        <w:t>Tiếng Anh (English)</w:t>
      </w:r>
    </w:p>
    <w:p w14:paraId="60433C84" w14:textId="00F702F7" w:rsidR="00E23D5F" w:rsidRDefault="00E23D5F" w:rsidP="008C1587">
      <w:pPr>
        <w:ind w:firstLine="720"/>
      </w:pPr>
      <w:r>
        <w:t xml:space="preserve">Currently, public transport systems such as buses, express buses, and elevated railways are being tested, which have not yet met the growth needs of the city. Besides, with the trend of green energy, reducing CO2 emissions, bicycles are a transport that are being noticed in many cities. In fact, with large cities (megacity), the use of private vehicles (cars) to go from the suburbs to the </w:t>
      </w:r>
      <w:r w:rsidRPr="00E23D5F">
        <w:t>downtown</w:t>
      </w:r>
      <w:r>
        <w:t xml:space="preserve"> and then use public transport (bus, metro, tram...) or  environmentally friendly vehicles such as bicycles will help reduce the number of private vehicles in the central and urban core areas. In that situation, by choosing the topic "Public bicycle rental - sharing system", I hope to be able to come up with a simple solution in terms of calculation as well as cost savings to solve the problem. calculation mentioned above.</w:t>
      </w:r>
    </w:p>
    <w:p w14:paraId="0121972C" w14:textId="59F5651F" w:rsidR="004B32F2" w:rsidRDefault="00E23D5F" w:rsidP="008C1587">
      <w:pPr>
        <w:tabs>
          <w:tab w:val="left" w:pos="720"/>
        </w:tabs>
        <w:ind w:firstLine="720"/>
      </w:pPr>
      <w:r>
        <w:lastRenderedPageBreak/>
        <w:t xml:space="preserve">After a process of </w:t>
      </w:r>
      <w:r w:rsidR="00CE34C7">
        <w:t xml:space="preserve">understanding </w:t>
      </w:r>
      <w:r>
        <w:t xml:space="preserve">and research, </w:t>
      </w:r>
      <w:r w:rsidR="00CE34C7">
        <w:t>i</w:t>
      </w:r>
      <w:r>
        <w:t xml:space="preserve"> ha</w:t>
      </w:r>
      <w:r w:rsidR="00CE34C7">
        <w:t>ve</w:t>
      </w:r>
      <w:r>
        <w:t xml:space="preserve"> completed the design of a system that works for users to search for bicycle parking, rent a car and the manager to control the information in the system. The most important technique in the system is that the transmission of information between the </w:t>
      </w:r>
      <w:r w:rsidR="00CE34C7">
        <w:t>smart key</w:t>
      </w:r>
      <w:r>
        <w:t xml:space="preserve"> and the server is done using the MQTT protocol (Message Queuing Telemetry Transport), the communication between the server and the mobile app is done using the HTTP protocol (HyperText Transfer Protocol)</w:t>
      </w:r>
      <w:r w:rsidR="00CE34C7">
        <w:t xml:space="preserve"> </w:t>
      </w:r>
      <w:r w:rsidR="00CE34C7" w:rsidRPr="00CE34C7">
        <w:t>combined with the WebSocket protocol.</w:t>
      </w:r>
    </w:p>
    <w:p w14:paraId="556E82A6" w14:textId="2DD9661D" w:rsidR="00CE34C7" w:rsidRDefault="00CE34C7" w:rsidP="00E23D5F">
      <w:pPr>
        <w:ind w:firstLine="360"/>
      </w:pPr>
    </w:p>
    <w:p w14:paraId="082F204F" w14:textId="74EE66B0" w:rsidR="00CE34C7" w:rsidRDefault="00CE34C7" w:rsidP="00E23D5F">
      <w:pPr>
        <w:ind w:firstLine="360"/>
      </w:pPr>
    </w:p>
    <w:p w14:paraId="78E66B24" w14:textId="1AC243F5" w:rsidR="00CE34C7" w:rsidRDefault="00CE34C7" w:rsidP="00E23D5F">
      <w:pPr>
        <w:ind w:firstLine="360"/>
      </w:pPr>
    </w:p>
    <w:p w14:paraId="29B5C96C" w14:textId="3FDC507F" w:rsidR="00CE34C7" w:rsidRDefault="00CE34C7" w:rsidP="00E23D5F">
      <w:pPr>
        <w:ind w:firstLine="360"/>
      </w:pPr>
    </w:p>
    <w:p w14:paraId="0208EE3C" w14:textId="618BB259" w:rsidR="00CE34C7" w:rsidRDefault="00CE34C7" w:rsidP="00E23D5F">
      <w:pPr>
        <w:ind w:firstLine="360"/>
      </w:pPr>
    </w:p>
    <w:p w14:paraId="4745D9B9" w14:textId="1B76FD3F" w:rsidR="00CE34C7" w:rsidRDefault="00CE34C7" w:rsidP="00E23D5F">
      <w:pPr>
        <w:ind w:firstLine="360"/>
      </w:pPr>
    </w:p>
    <w:p w14:paraId="3EDE148E" w14:textId="273939E2" w:rsidR="00CE34C7" w:rsidRDefault="00CE34C7" w:rsidP="00E23D5F">
      <w:pPr>
        <w:ind w:firstLine="360"/>
      </w:pPr>
    </w:p>
    <w:p w14:paraId="596E660C" w14:textId="41A7D1BA" w:rsidR="00CE34C7" w:rsidRDefault="00CE34C7" w:rsidP="00E23D5F">
      <w:pPr>
        <w:ind w:firstLine="360"/>
      </w:pPr>
    </w:p>
    <w:p w14:paraId="5E25B073" w14:textId="65687ED2" w:rsidR="00CE34C7" w:rsidRDefault="00CE34C7" w:rsidP="00E23D5F">
      <w:pPr>
        <w:ind w:firstLine="360"/>
      </w:pPr>
    </w:p>
    <w:p w14:paraId="74D62503" w14:textId="07B41EDE" w:rsidR="00CE34C7" w:rsidRDefault="00CE34C7" w:rsidP="00E23D5F">
      <w:pPr>
        <w:ind w:firstLine="360"/>
      </w:pPr>
    </w:p>
    <w:p w14:paraId="2410CFE4" w14:textId="59C70BB3" w:rsidR="00CE34C7" w:rsidRDefault="00CE34C7" w:rsidP="00E23D5F">
      <w:pPr>
        <w:ind w:firstLine="360"/>
      </w:pPr>
    </w:p>
    <w:p w14:paraId="4418AEB7" w14:textId="7E3BEEA4" w:rsidR="00CE34C7" w:rsidRDefault="00CE34C7" w:rsidP="00E23D5F">
      <w:pPr>
        <w:ind w:firstLine="360"/>
      </w:pPr>
    </w:p>
    <w:p w14:paraId="5C3F000A" w14:textId="146A5C0A" w:rsidR="00CE34C7" w:rsidRDefault="00CE34C7" w:rsidP="00E23D5F">
      <w:pPr>
        <w:ind w:firstLine="360"/>
      </w:pPr>
    </w:p>
    <w:p w14:paraId="4F59B537" w14:textId="66B09F65" w:rsidR="00CE34C7" w:rsidRDefault="00CE34C7" w:rsidP="00E23D5F">
      <w:pPr>
        <w:ind w:firstLine="360"/>
      </w:pPr>
    </w:p>
    <w:p w14:paraId="20DFD4AA" w14:textId="2386D5B3" w:rsidR="00CE34C7" w:rsidRDefault="00CE34C7" w:rsidP="00E23D5F">
      <w:pPr>
        <w:ind w:firstLine="360"/>
      </w:pPr>
    </w:p>
    <w:p w14:paraId="06C10301" w14:textId="74A002C8" w:rsidR="008C1587" w:rsidRDefault="008C1587" w:rsidP="00E23D5F">
      <w:pPr>
        <w:ind w:firstLine="360"/>
      </w:pPr>
    </w:p>
    <w:p w14:paraId="3997969C" w14:textId="0779C481" w:rsidR="00A31D2A" w:rsidRDefault="00A31D2A" w:rsidP="00E23D5F">
      <w:pPr>
        <w:ind w:firstLine="360"/>
      </w:pPr>
    </w:p>
    <w:p w14:paraId="65743691" w14:textId="77777777" w:rsidR="00A31D2A" w:rsidRDefault="00A31D2A" w:rsidP="00E23D5F">
      <w:pPr>
        <w:ind w:firstLine="360"/>
      </w:pPr>
    </w:p>
    <w:p w14:paraId="1EAF2C20" w14:textId="13E5C34D" w:rsidR="00E247D0" w:rsidRDefault="00E247D0" w:rsidP="00D36E77">
      <w:pPr>
        <w:pStyle w:val="Heading1"/>
        <w:numPr>
          <w:ilvl w:val="0"/>
          <w:numId w:val="0"/>
        </w:numPr>
      </w:pPr>
      <w:bookmarkStart w:id="8" w:name="_Toc110206841"/>
      <w:r>
        <w:lastRenderedPageBreak/>
        <w:t>PHẦN MỞ ĐẦU</w:t>
      </w:r>
      <w:bookmarkEnd w:id="8"/>
    </w:p>
    <w:p w14:paraId="5A75781D" w14:textId="77777777" w:rsidR="00CE34C7" w:rsidRPr="00D36E77" w:rsidRDefault="00CE34C7" w:rsidP="00CE34C7">
      <w:pPr>
        <w:pStyle w:val="ListParagraph"/>
        <w:numPr>
          <w:ilvl w:val="0"/>
          <w:numId w:val="20"/>
        </w:numPr>
        <w:spacing w:before="0" w:line="324" w:lineRule="auto"/>
        <w:rPr>
          <w:b/>
          <w:bCs/>
        </w:rPr>
      </w:pPr>
      <w:r w:rsidRPr="00D36E77">
        <w:rPr>
          <w:b/>
          <w:bCs/>
        </w:rPr>
        <w:t>Vấn đề đồ án cần giải quyết</w:t>
      </w:r>
    </w:p>
    <w:p w14:paraId="678DD576" w14:textId="26ACD06C" w:rsidR="00CE34C7" w:rsidRDefault="00CE34C7" w:rsidP="008C1587">
      <w:pPr>
        <w:ind w:firstLine="720"/>
      </w:pPr>
      <w:r>
        <w:t xml:space="preserve">Như đã nói trong lời nói đầu, tình trạng ô nhiễm không khí và tắc nghẽn giao thông ngày càng trở nên nghiêm trọng nên các phương tiện công cộng được sử dụng với tần suất cao. Đạp xe góp phần giảm ô nhiếm không khí và mang đến môi trường xanh, sạch đẹp cho cộng đồng. Phí di chuyển tiết kiệm, tốt cho sức khỏe và hỗ trợ di chuyển ở cự li ngắn. </w:t>
      </w:r>
      <w:commentRangeStart w:id="9"/>
      <w:r>
        <w:t>Với việc lựa chọn đề tài “</w:t>
      </w:r>
      <w:r w:rsidRPr="00B861D5">
        <w:t>Hệ thống cho thuê - chia sẻ xe đạp công cộng</w:t>
      </w:r>
      <w:r>
        <w:t>”, vấn đề chính mà em giải quyết là thuê xe nhanh gọn bằng việc quét mã QR và thánh toán online, lưu lại quãng đường di chuyển của xe và tìm đến các bãi đỗ xe gần nhất để trả xe.</w:t>
      </w:r>
      <w:r w:rsidR="00D36E77">
        <w:t xml:space="preserve"> Cùng với đó hệ thống cho phép người quản lý theo dõi được các thông tin của hệ thống.</w:t>
      </w:r>
      <w:commentRangeEnd w:id="9"/>
      <w:r w:rsidR="001A46DA">
        <w:rPr>
          <w:rStyle w:val="CommentReference"/>
        </w:rPr>
        <w:commentReference w:id="9"/>
      </w:r>
    </w:p>
    <w:p w14:paraId="47430368" w14:textId="1F1EA4AE" w:rsidR="00CE34C7" w:rsidRPr="00D36E77" w:rsidRDefault="00D36E77" w:rsidP="00CE34C7">
      <w:pPr>
        <w:pStyle w:val="ListParagraph"/>
        <w:numPr>
          <w:ilvl w:val="0"/>
          <w:numId w:val="20"/>
        </w:numPr>
        <w:spacing w:before="0" w:line="324" w:lineRule="auto"/>
        <w:rPr>
          <w:b/>
          <w:bCs/>
        </w:rPr>
      </w:pPr>
      <w:r>
        <w:rPr>
          <w:b/>
          <w:bCs/>
        </w:rPr>
        <w:t>P</w:t>
      </w:r>
      <w:r w:rsidR="00CE34C7" w:rsidRPr="00D36E77">
        <w:rPr>
          <w:b/>
          <w:bCs/>
        </w:rPr>
        <w:t>hương pháp hiện có</w:t>
      </w:r>
    </w:p>
    <w:p w14:paraId="5DA654F8" w14:textId="51560440" w:rsidR="00D36E77" w:rsidRPr="00D36E77" w:rsidRDefault="00D36E77" w:rsidP="008C1587">
      <w:pPr>
        <w:spacing w:before="0" w:line="324" w:lineRule="auto"/>
        <w:ind w:firstLine="720"/>
        <w:rPr>
          <w:b/>
          <w:bCs/>
        </w:rPr>
      </w:pPr>
      <w:r>
        <w:t>D</w:t>
      </w:r>
      <w:r w:rsidRPr="0040236C">
        <w:t>ịch vụ cho thuê xe đạp theo giờ ngày càng trở nên phổ biến và thu hút rất nhiều sự quan tâm</w:t>
      </w:r>
      <w:r>
        <w:t xml:space="preserve">. </w:t>
      </w:r>
      <w:commentRangeStart w:id="10"/>
      <w:r w:rsidRPr="0040236C">
        <w:t>Khi thuê xe</w:t>
      </w:r>
      <w:r>
        <w:t xml:space="preserve"> thì cần nộp tiền trước và nộp chứng mình thư hoặc giấy tờ các nhân có thể làm chứng. Luôn cần người túc trực để cho thuê xe khi khách đến và tiếp nhận lại xe khi khách kết thúc lần thuê xe.</w:t>
      </w:r>
      <w:commentRangeEnd w:id="10"/>
      <w:r w:rsidR="00111E7E">
        <w:rPr>
          <w:rStyle w:val="CommentReference"/>
        </w:rPr>
        <w:commentReference w:id="10"/>
      </w:r>
    </w:p>
    <w:p w14:paraId="087FA9B0" w14:textId="2717F889" w:rsidR="00CE34C7" w:rsidRPr="00D36E77" w:rsidRDefault="00CE34C7" w:rsidP="00CE34C7">
      <w:pPr>
        <w:pStyle w:val="ListParagraph"/>
        <w:numPr>
          <w:ilvl w:val="0"/>
          <w:numId w:val="20"/>
        </w:numPr>
        <w:spacing w:before="0" w:line="324" w:lineRule="auto"/>
        <w:rPr>
          <w:b/>
          <w:bCs/>
        </w:rPr>
      </w:pPr>
      <w:r w:rsidRPr="00D36E77">
        <w:rPr>
          <w:b/>
          <w:bCs/>
        </w:rPr>
        <w:t>Mục đích và phạm vi đồ án</w:t>
      </w:r>
    </w:p>
    <w:p w14:paraId="30411B95" w14:textId="52C59DE1" w:rsidR="00D36E77" w:rsidRPr="00D36E77" w:rsidRDefault="00CE34C7" w:rsidP="008C1587">
      <w:pPr>
        <w:ind w:firstLine="720"/>
      </w:pPr>
      <w:r>
        <w:t xml:space="preserve">Khi lựa chọn thực hiện Đồ Án Tốt Nghiệp bằng </w:t>
      </w:r>
      <w:commentRangeStart w:id="11"/>
      <w:r>
        <w:t>một đề tài về thuê xe đạp công cộng nhằm kết nối giao thông và lan tỏa hình thức đi xe đạp trên các tuyến phố văn minh, hiện đại. Em đã xác định mục đích chính là cho thuê xe một cách đơn giản và nhanh chóng chỉ cần một chiếc điện thoại di động thông minh.</w:t>
      </w:r>
      <w:commentRangeEnd w:id="11"/>
      <w:r w:rsidR="00A06BD7">
        <w:rPr>
          <w:rStyle w:val="CommentReference"/>
        </w:rPr>
        <w:commentReference w:id="11"/>
      </w:r>
    </w:p>
    <w:p w14:paraId="0F155FE7" w14:textId="5F677635" w:rsidR="00CE34C7" w:rsidRPr="00D36E77" w:rsidRDefault="00CE34C7" w:rsidP="00CE34C7">
      <w:pPr>
        <w:pStyle w:val="ListParagraph"/>
        <w:numPr>
          <w:ilvl w:val="0"/>
          <w:numId w:val="20"/>
        </w:numPr>
        <w:spacing w:before="0" w:line="324" w:lineRule="auto"/>
        <w:rPr>
          <w:b/>
          <w:bCs/>
        </w:rPr>
      </w:pPr>
      <w:r w:rsidRPr="00D36E77">
        <w:rPr>
          <w:b/>
          <w:bCs/>
        </w:rPr>
        <w:t>Tóm tắt cấu trúc đồ án</w:t>
      </w:r>
    </w:p>
    <w:p w14:paraId="1AA770F7" w14:textId="56C37EF5" w:rsidR="008C1587" w:rsidRDefault="00CE34C7" w:rsidP="008C1587">
      <w:pPr>
        <w:ind w:firstLine="720"/>
      </w:pPr>
      <w:r>
        <w:t>Đồ án được thực hiện bằng việc sử dụng công cụ lập trình là Android Studio, ngôn ngữ lập trình Java – ngôn ngữ phổ biến thường được sử dụng lập trình ứng dụng.Sử dụng MySQL để quản lí dữ liệu và Google Map</w:t>
      </w:r>
      <w:r w:rsidR="00D36E77">
        <w:t xml:space="preserve"> Api</w:t>
      </w:r>
      <w:r>
        <w:t xml:space="preserve"> để xác định vị trí các bãi đỗ xe và đường đi của xe. </w:t>
      </w:r>
      <w:r w:rsidR="00D36E77">
        <w:t xml:space="preserve">Việc truyền tải thông tin giữa khoá và server được thực hiện bằng giao thức MQTT </w:t>
      </w:r>
      <w:r w:rsidR="00D36E77" w:rsidRPr="0070099A">
        <w:t>(Message Queuing Telemetry Transport)</w:t>
      </w:r>
      <w:r w:rsidR="00D36E77">
        <w:t>, giao tiếp giữa server và mobile app được thực hiện bằng giao thức HTTP</w:t>
      </w:r>
      <w:r w:rsidR="00D36E77" w:rsidRPr="0070099A">
        <w:t xml:space="preserve"> (HyperText Transfer Protocol)</w:t>
      </w:r>
      <w:r w:rsidR="00D36E77">
        <w:t xml:space="preserve"> kết hợp giao </w:t>
      </w:r>
      <w:r w:rsidR="00D36E77">
        <w:lastRenderedPageBreak/>
        <w:t xml:space="preserve">thức </w:t>
      </w:r>
      <w:r w:rsidR="00D36E77" w:rsidRPr="0070099A">
        <w:t>WebSocket</w:t>
      </w:r>
      <w:r w:rsidR="008C1587">
        <w:t xml:space="preserve">. Nội dung chính của đồ án sẽ được </w:t>
      </w:r>
      <w:del w:id="12" w:author="Phung Thi Kieu Ha" w:date="2022-08-02T13:12:00Z">
        <w:r w:rsidR="008C1587" w:rsidDel="001B2FDF">
          <w:delText>chúng em</w:delText>
        </w:r>
      </w:del>
      <w:r w:rsidR="008C1587">
        <w:t xml:space="preserve"> trình bày theo </w:t>
      </w:r>
      <w:r w:rsidR="00785370">
        <w:t>3</w:t>
      </w:r>
      <w:r w:rsidR="008C1587">
        <w:t xml:space="preserve"> phần chính tương ứng với </w:t>
      </w:r>
      <w:r w:rsidR="00785370">
        <w:t>3</w:t>
      </w:r>
      <w:r w:rsidR="008C1587">
        <w:t xml:space="preserve"> chương và một kết luận cuối</w:t>
      </w:r>
      <w:r w:rsidR="008C1587">
        <w:rPr>
          <w:spacing w:val="-7"/>
        </w:rPr>
        <w:t xml:space="preserve"> </w:t>
      </w:r>
      <w:r w:rsidR="008C1587">
        <w:t>cùng.</w:t>
      </w:r>
    </w:p>
    <w:p w14:paraId="742BE0F2" w14:textId="38063334" w:rsidR="00785370" w:rsidRPr="00785370" w:rsidRDefault="00785370" w:rsidP="00785370">
      <w:pPr>
        <w:ind w:firstLine="720"/>
      </w:pPr>
      <w:r w:rsidRPr="00785370">
        <w:rPr>
          <w:lang w:val="vi"/>
        </w:rPr>
        <w:t xml:space="preserve">Chương 1 </w:t>
      </w:r>
      <w:r>
        <w:t xml:space="preserve">trình bày về hiện trạng ô nhiêm không khí và tắt nghẽn giao thông tại các thành phố lơn hiện này. Tiếp đó là </w:t>
      </w:r>
      <w:r w:rsidRPr="00785370">
        <w:rPr>
          <w:lang w:val="vi"/>
        </w:rPr>
        <w:t xml:space="preserve">giới thiệu các phương pháp hiện có để giải quyết bài </w:t>
      </w:r>
      <w:r>
        <w:t>bài toàn cho thuê xe đạp hiện nay</w:t>
      </w:r>
      <w:r w:rsidRPr="00785370">
        <w:rPr>
          <w:lang w:val="vi"/>
        </w:rPr>
        <w:t xml:space="preserve">. Sau đó là trình bày kỹ hơn về </w:t>
      </w:r>
      <w:r>
        <w:t>cơ sở thực lý thuyết về các công nghệ cần sử dụng trong đề tài.</w:t>
      </w:r>
    </w:p>
    <w:p w14:paraId="52619DAC" w14:textId="61841665" w:rsidR="00785370" w:rsidRPr="00785370" w:rsidRDefault="00785370" w:rsidP="00785370">
      <w:pPr>
        <w:ind w:firstLine="720"/>
      </w:pPr>
      <w:r w:rsidRPr="00785370">
        <w:rPr>
          <w:lang w:val="vi"/>
        </w:rPr>
        <w:t xml:space="preserve">Chương 2 </w:t>
      </w:r>
      <w:r>
        <w:t>sẽ trình về lý thuyết về ngôn ngữ lập trình Java – ngôn ngữ được sử dụng chính và xuyên suốt trong cả đề tài. Sau đó lẽ trình bày về các bảo mật cơ bản trong Java web.</w:t>
      </w:r>
    </w:p>
    <w:p w14:paraId="7BE2CA26" w14:textId="7CDEFA5A" w:rsidR="00785370" w:rsidRPr="00785370" w:rsidRDefault="00785370" w:rsidP="00785370">
      <w:pPr>
        <w:ind w:firstLine="720"/>
      </w:pPr>
      <w:r w:rsidRPr="00785370">
        <w:rPr>
          <w:lang w:val="vi"/>
        </w:rPr>
        <w:t xml:space="preserve">Chương 3 </w:t>
      </w:r>
      <w:r>
        <w:t>đưa ra trình bày về phân tích, thiết kế hệ thống. Sau đó đi vào chi tiếp chức năng, nhiệm vụ của từng khối trong hệ thống. Cuối cùng là kết quả thu được sau khi hoàn thiện hệ thống.</w:t>
      </w:r>
    </w:p>
    <w:p w14:paraId="12029167" w14:textId="6884CFA6" w:rsidR="008C1587" w:rsidRDefault="00785370" w:rsidP="00785370">
      <w:r w:rsidRPr="00785370">
        <w:rPr>
          <w:lang w:val="vi"/>
        </w:rPr>
        <w:t>Phần kết luận sẽ tổng kết lại các kết quả đã đạt được và chưa giải quyết được trong đồ án, từ đó đưa ra đánh giá về mức độ hoàn thành công việc</w:t>
      </w:r>
      <w:ins w:id="13" w:author="Phung Thi Kieu Ha" w:date="2022-08-02T13:12:00Z">
        <w:r w:rsidR="00E322A5">
          <w:t xml:space="preserve">, </w:t>
        </w:r>
      </w:ins>
      <w:del w:id="14" w:author="Phung Thi Kieu Ha" w:date="2022-08-02T13:13:00Z">
        <w:r w:rsidRPr="00785370" w:rsidDel="00E322A5">
          <w:rPr>
            <w:lang w:val="vi"/>
          </w:rPr>
          <w:delText xml:space="preserve">. Bên cạnh đó em cũng sẽ trình bày một chút về hạn chế của đồ án này </w:delText>
        </w:r>
      </w:del>
      <w:r w:rsidRPr="00785370">
        <w:rPr>
          <w:lang w:val="vi"/>
        </w:rPr>
        <w:t xml:space="preserve">và </w:t>
      </w:r>
      <w:ins w:id="15" w:author="Phung Thi Kieu Ha" w:date="2022-08-02T13:13:00Z">
        <w:r w:rsidR="00E322A5">
          <w:t xml:space="preserve">đưa ra </w:t>
        </w:r>
      </w:ins>
      <w:r w:rsidRPr="00785370">
        <w:rPr>
          <w:lang w:val="vi"/>
        </w:rPr>
        <w:t>các khả năng phát triển của đề tài này trong tương lai.</w:t>
      </w:r>
    </w:p>
    <w:p w14:paraId="787AEDAA" w14:textId="77777777" w:rsidR="008C1587" w:rsidRDefault="008C1587" w:rsidP="008C1587">
      <w:pPr>
        <w:ind w:firstLine="360"/>
      </w:pPr>
    </w:p>
    <w:p w14:paraId="5951481D" w14:textId="77777777" w:rsidR="008C1587" w:rsidRDefault="008C1587" w:rsidP="008C1587">
      <w:pPr>
        <w:ind w:firstLine="360"/>
      </w:pPr>
    </w:p>
    <w:p w14:paraId="5C605CC6" w14:textId="77777777" w:rsidR="008C1587" w:rsidRDefault="008C1587" w:rsidP="008C1587">
      <w:pPr>
        <w:ind w:firstLine="360"/>
      </w:pPr>
    </w:p>
    <w:p w14:paraId="00B12BA2" w14:textId="1E487294" w:rsidR="008C1587" w:rsidRPr="008C1587" w:rsidRDefault="008C1587" w:rsidP="008C1587">
      <w:pPr>
        <w:ind w:firstLine="360"/>
        <w:sectPr w:rsidR="008C1587" w:rsidRPr="008C1587" w:rsidSect="0041090F">
          <w:footerReference w:type="even" r:id="rId16"/>
          <w:footerReference w:type="default" r:id="rId17"/>
          <w:pgSz w:w="11906" w:h="16838" w:code="9"/>
          <w:pgMar w:top="1134" w:right="1138" w:bottom="1411" w:left="1699" w:header="850" w:footer="432" w:gutter="0"/>
          <w:pgNumType w:fmt="lowerRoman" w:start="1"/>
          <w:cols w:space="454"/>
          <w:docGrid w:type="lines" w:linePitch="360"/>
        </w:sectPr>
      </w:pPr>
    </w:p>
    <w:p w14:paraId="27E3A59E" w14:textId="6C3EA20D" w:rsidR="00424822" w:rsidRDefault="00822481" w:rsidP="00666ABB">
      <w:pPr>
        <w:pStyle w:val="Heading1"/>
        <w:numPr>
          <w:ilvl w:val="0"/>
          <w:numId w:val="10"/>
        </w:numPr>
      </w:pPr>
      <w:bookmarkStart w:id="16" w:name="_Toc110206842"/>
      <w:r>
        <w:lastRenderedPageBreak/>
        <w:t>CƠ SỞ HÌNH THÀNH HỆ THỐNG</w:t>
      </w:r>
      <w:bookmarkEnd w:id="16"/>
    </w:p>
    <w:p w14:paraId="451E4807" w14:textId="701C9059" w:rsidR="00E247D0" w:rsidRPr="00464256" w:rsidRDefault="00464256" w:rsidP="00464256">
      <w:pPr>
        <w:ind w:firstLine="720"/>
      </w:pPr>
      <w:r w:rsidRPr="00464256">
        <w:t>Ngày nay, với sự phát triển không ngừng của công nghệ, các phương tiện đi lại cũng được cải tiến và nâng cao chất lượng, mọi người</w:t>
      </w:r>
      <w:r>
        <w:t xml:space="preserve"> </w:t>
      </w:r>
      <w:r w:rsidRPr="00464256">
        <w:t xml:space="preserve">chọn ô tô, xe máy, xe điện, bus, tàu điện hoặc thậm chí là máy bay làm phương tiện di chuyển. </w:t>
      </w:r>
      <w:r>
        <w:t>Hệ quả là dẫn tới tình trạng ô nhiễm môi trường và tắc nghẽn giao thông tại trung tâm các thành phố lớn. Có thể nói rằng bài toán thuê xe không cần người trông coi trực tiếp là một bài toán khó xử lý từ lý thuyết cho tới thực tế. Nội dung của CHƯƠNG 1</w:t>
      </w:r>
      <w:r w:rsidR="00C60295">
        <w:t>: sẽ</w:t>
      </w:r>
      <w:r>
        <w:t xml:space="preserve"> trình bày cụ thể quá trình tìm hiểu và xây dựng ý tưởng của em, đồng thời cũng đề cập đến cơ sở lý thuyết, cơ sở thực tiễn của các kỹ thuật em sẽ sử dụng trong hệ thống.</w:t>
      </w:r>
    </w:p>
    <w:p w14:paraId="603BEF0A" w14:textId="6B72A385" w:rsidR="00D84378" w:rsidRDefault="00822481" w:rsidP="00E7754F">
      <w:pPr>
        <w:pStyle w:val="Heading2"/>
      </w:pPr>
      <w:bookmarkStart w:id="17" w:name="_Toc110206843"/>
      <w:r>
        <w:t>Vấn đề ô nhiễm mỗi trường, tắc đường do xe cơ giới và các biện pháp hiện có</w:t>
      </w:r>
      <w:bookmarkEnd w:id="17"/>
    </w:p>
    <w:p w14:paraId="483CE238" w14:textId="7C927DBF" w:rsidR="003E7868" w:rsidRDefault="00822481" w:rsidP="003E7868">
      <w:pPr>
        <w:pStyle w:val="Heading3"/>
      </w:pPr>
      <w:bookmarkStart w:id="18" w:name="_Toc110206844"/>
      <w:r>
        <w:t>Vấn đề</w:t>
      </w:r>
      <w:r w:rsidR="003E7868">
        <w:t xml:space="preserve"> </w:t>
      </w:r>
      <w:r>
        <w:t>tắc đường do xe cơ giới ở nước ta</w:t>
      </w:r>
      <w:r w:rsidR="003E7868">
        <w:t>,</w:t>
      </w:r>
      <w:r w:rsidR="003E7868" w:rsidRPr="003E7868">
        <w:t xml:space="preserve"> </w:t>
      </w:r>
      <w:r w:rsidR="003E7868">
        <w:t>ô nhiễm mỗi trường</w:t>
      </w:r>
      <w:bookmarkEnd w:id="18"/>
    </w:p>
    <w:p w14:paraId="1AEEF75C" w14:textId="3CF47DF3" w:rsidR="003E7868" w:rsidRPr="003E7868" w:rsidRDefault="003E7868" w:rsidP="003E7868">
      <w:pPr>
        <w:ind w:left="720"/>
        <w:rPr>
          <w:b/>
          <w:bCs/>
        </w:rPr>
      </w:pPr>
      <w:r w:rsidRPr="003E7868">
        <w:rPr>
          <w:b/>
          <w:bCs/>
        </w:rPr>
        <w:t>Tắc nghẽn giao thông</w:t>
      </w:r>
    </w:p>
    <w:p w14:paraId="703CB5B1" w14:textId="14296EE2" w:rsidR="003E7868" w:rsidRDefault="003E7868" w:rsidP="003E7868">
      <w:pPr>
        <w:ind w:firstLine="720"/>
      </w:pPr>
      <w:r>
        <w:t xml:space="preserve">Tắc nghẽn giao thông (hay kẹt xe) là tình trạng không thể lưu thông được của xe cộ do hệ thống giao thông bị quá tải hay do những nguyên nhân bất khả kháng. Tắc đường luôn là vấn đề nghiêm trọng của các đô thị hiện đại ngày nay. </w:t>
      </w:r>
    </w:p>
    <w:p w14:paraId="4ED66392" w14:textId="4111BD4E" w:rsidR="003E7868" w:rsidRDefault="003E7868" w:rsidP="003E7868">
      <w:pPr>
        <w:ind w:firstLine="720"/>
      </w:pPr>
      <w:r>
        <w:t>Trên các tuyến phố tại Hà Nội, vào giờ cao điểm, nhu cầu đi lại của người dân tăng cao khiến cho việc lưu thông xe trở nên khó khăn, thậm chí có rất nhiều vụ tai nạn giao thông xảy ra vô cùng đau lòng.</w:t>
      </w:r>
    </w:p>
    <w:p w14:paraId="47CB0FB8" w14:textId="77777777" w:rsidR="003E7868" w:rsidRDefault="003E7868" w:rsidP="003E7868">
      <w:pPr>
        <w:rPr>
          <w:szCs w:val="26"/>
        </w:rPr>
      </w:pPr>
      <w:r>
        <w:rPr>
          <w:szCs w:val="26"/>
        </w:rPr>
        <w:t xml:space="preserve">Nguyên nhân gây tắc đường: </w:t>
      </w:r>
    </w:p>
    <w:p w14:paraId="5426F317" w14:textId="13F8C39D" w:rsidR="003E7868" w:rsidRPr="00011390" w:rsidRDefault="003E7868" w:rsidP="003E7868">
      <w:pPr>
        <w:pStyle w:val="ListParagraph"/>
        <w:numPr>
          <w:ilvl w:val="0"/>
          <w:numId w:val="33"/>
        </w:numPr>
        <w:spacing w:before="0" w:line="324" w:lineRule="auto"/>
        <w:rPr>
          <w:szCs w:val="26"/>
        </w:rPr>
      </w:pPr>
      <w:r w:rsidRPr="00564308">
        <w:rPr>
          <w:szCs w:val="26"/>
        </w:rPr>
        <w:t>Ý thức người dân</w:t>
      </w:r>
      <w:r>
        <w:rPr>
          <w:szCs w:val="26"/>
        </w:rPr>
        <w:t xml:space="preserve">: </w:t>
      </w:r>
      <w:r w:rsidRPr="00011390">
        <w:rPr>
          <w:szCs w:val="26"/>
        </w:rPr>
        <w:t>Mặc dù đường xá, giao lộ đẩy đủ đèn tín hiệu giao thông, nhưng không ít người bất chấp tính mạng mà vượt đèn đỏ. Thậm chí việc lấn lần, đi ngược chiều cũng không phải là lạ.</w:t>
      </w:r>
    </w:p>
    <w:p w14:paraId="75488CBF" w14:textId="77777777" w:rsidR="003E7868" w:rsidRPr="00564308" w:rsidRDefault="003E7868" w:rsidP="003E7868">
      <w:pPr>
        <w:pStyle w:val="ListParagraph"/>
        <w:numPr>
          <w:ilvl w:val="0"/>
          <w:numId w:val="33"/>
        </w:numPr>
        <w:spacing w:before="0" w:line="324" w:lineRule="auto"/>
      </w:pPr>
      <w:r w:rsidRPr="00564308">
        <w:t>Số lượng xe tăng nhanh</w:t>
      </w:r>
      <w:r>
        <w:t xml:space="preserve">: </w:t>
      </w:r>
      <w:r w:rsidRPr="00011390">
        <w:t>Cùng với sự phát triển kinh tế đất nước, đời sống người dân được nâng cao, số lượng phương tiện tham gia giao thông cũng không ngừng tăng trong những năm gần đây</w:t>
      </w:r>
      <w:r>
        <w:t>.</w:t>
      </w:r>
    </w:p>
    <w:p w14:paraId="7B4C81F4" w14:textId="77777777" w:rsidR="003E7868" w:rsidRDefault="003E7868" w:rsidP="003E7868">
      <w:pPr>
        <w:pStyle w:val="ListParagraph"/>
        <w:numPr>
          <w:ilvl w:val="0"/>
          <w:numId w:val="33"/>
        </w:numPr>
        <w:spacing w:before="0" w:line="324" w:lineRule="auto"/>
      </w:pPr>
      <w:r w:rsidRPr="00564308">
        <w:lastRenderedPageBreak/>
        <w:t>Hạ tầng yếu kém, nhiều công trình xây dựng dang dở</w:t>
      </w:r>
      <w:r>
        <w:t xml:space="preserve">: </w:t>
      </w:r>
      <w:r w:rsidRPr="00011390">
        <w:t>những công trình xây dựng dang dở kéo dài từ ngày này qua tháng khác, khiến lòng đường bị thu hẹp cũng tạo nên những bấp cập lớn trong giao thông. Hầu hết những điểm thường xuyên tắc đường nghiêm trọng cả Hà Nội đều đang gắn với việc rào chắn thi công các công trình xây dựng như đường sắt trên cao, cầu vượt…</w:t>
      </w:r>
    </w:p>
    <w:p w14:paraId="609824DD" w14:textId="3AA690BA" w:rsidR="003E7868" w:rsidRDefault="003E7868" w:rsidP="003E7868">
      <w:pPr>
        <w:ind w:firstLine="720"/>
      </w:pPr>
      <w:r>
        <w:t xml:space="preserve">Xe đạp là một phương pháp hiệu quả và mang lại nhiều lợi ích: </w:t>
      </w:r>
      <w:r w:rsidRPr="009518A6">
        <w:t>Không gây ùn tắc giao thông</w:t>
      </w:r>
      <w:r>
        <w:t>, g</w:t>
      </w:r>
      <w:r w:rsidRPr="00584169">
        <w:t>iảm lượng khí thải ra môi trườ</w:t>
      </w:r>
      <w:r>
        <w:t>ng, nâng cao sức khỏe…</w:t>
      </w:r>
    </w:p>
    <w:p w14:paraId="272B6A58" w14:textId="68637E02" w:rsidR="00822481" w:rsidRDefault="003E7868" w:rsidP="006A71ED">
      <w:pPr>
        <w:jc w:val="center"/>
      </w:pPr>
      <w:r>
        <w:rPr>
          <w:noProof/>
        </w:rPr>
        <w:drawing>
          <wp:inline distT="0" distB="0" distL="0" distR="0" wp14:anchorId="4BE6103B" wp14:editId="6C0E81CF">
            <wp:extent cx="5163592" cy="3440687"/>
            <wp:effectExtent l="0" t="0" r="0" b="7620"/>
            <wp:docPr id="1030" name="Picture 1030" descr="Photo] Những hình ảnh tắc đường kinh hoàng ở Thủ đô Hà Nội | Giao thông |  Vietnam+ (Vietnam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Những hình ảnh tắc đường kinh hoàng ở Thủ đô Hà Nội | Giao thông |  Vietnam+ (VietnamPlu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75119" cy="3448368"/>
                    </a:xfrm>
                    <a:prstGeom prst="rect">
                      <a:avLst/>
                    </a:prstGeom>
                    <a:noFill/>
                    <a:ln>
                      <a:noFill/>
                    </a:ln>
                  </pic:spPr>
                </pic:pic>
              </a:graphicData>
            </a:graphic>
          </wp:inline>
        </w:drawing>
      </w:r>
    </w:p>
    <w:p w14:paraId="41BCE3C2" w14:textId="77777777" w:rsidR="003E7868" w:rsidRPr="009F45B0" w:rsidRDefault="003E7868" w:rsidP="008E42DB">
      <w:pPr>
        <w:pStyle w:val="Caption"/>
      </w:pPr>
      <w:bookmarkStart w:id="19" w:name="_Toc110206888"/>
      <w:r w:rsidRPr="001318E7">
        <w:t xml:space="preserve">Hình </w:t>
      </w:r>
      <w:r>
        <w:t>1</w:t>
      </w:r>
      <w:r w:rsidRPr="001318E7">
        <w:t xml:space="preserve">.1 </w:t>
      </w:r>
      <w:r>
        <w:t>Hình ảnh tắc nghẽn giao thông ở Hà Nội</w:t>
      </w:r>
      <w:bookmarkEnd w:id="19"/>
    </w:p>
    <w:p w14:paraId="404ACFD7" w14:textId="021C1A6A" w:rsidR="00822481" w:rsidRDefault="006A71ED" w:rsidP="003E7868">
      <w:r w:rsidRPr="00011390">
        <w:rPr>
          <w:b/>
        </w:rPr>
        <w:t>Ô nhiễm không khí</w:t>
      </w:r>
    </w:p>
    <w:p w14:paraId="4C6F1B9D" w14:textId="77777777" w:rsidR="006A71ED" w:rsidRDefault="006A71ED" w:rsidP="006A71ED">
      <w:pPr>
        <w:ind w:firstLine="720"/>
      </w:pPr>
      <w:r w:rsidRPr="00011390">
        <w:t>Một trong các nguyên nhân chính gây ra ô nhiễm không khí chính là nguồn khí thải tử các phương tiện giao thông bao gồm xe máy, ô tô, xe bus… Đặc biệt, tình trạng ô nhiễm tại thành phố còn lên mức đáng báo động trong những khung giờ cao điểm do mật độ các phương tiện tăng cao.</w:t>
      </w:r>
    </w:p>
    <w:p w14:paraId="5D83460D" w14:textId="77777777" w:rsidR="006A71ED" w:rsidRDefault="006A71ED" w:rsidP="006A71ED">
      <w:pPr>
        <w:ind w:firstLine="720"/>
      </w:pPr>
      <w:r w:rsidRPr="002B6555">
        <w:t xml:space="preserve">Thống kê cũng cho thấy, hiện Hà Nội có khoảng 6 triệu phương tiện giao thông. Và với số lượng phương tiện tham gia giao thông nhiều như vậy nên lượng khí thải xả ra môi trường cũng rất lớn. Ghi nhận của PV, trên các tuyến phố (Tây Sơn, Trường Chinh, Giải Phóng, Nguyễn Xiển… luôn trong tình trạng khói bụi. Nhất là vào những </w:t>
      </w:r>
      <w:r w:rsidRPr="002B6555">
        <w:lastRenderedPageBreak/>
        <w:t>khung giờ cao điểm, tại các ngã tư, mật độ người tham gia giao thông lớn không những gây ùn tắc giao thông mà khí thải của các phương tiện xả ra khi dừng chờ đèn đỏ gây ngột ngạt, khó chịu cho những người tham gia giao thông.</w:t>
      </w:r>
    </w:p>
    <w:p w14:paraId="10234FC5" w14:textId="77777777" w:rsidR="006A71ED" w:rsidRDefault="006A71ED" w:rsidP="006A71ED">
      <w:pPr>
        <w:ind w:firstLine="720"/>
      </w:pPr>
      <w:r w:rsidRPr="00F75931">
        <w:t>Trước tình hình ô nhiễm khói bụi tới mức báo động từ phương tiệ</w:t>
      </w:r>
      <w:r>
        <w:t>n giao thông</w:t>
      </w:r>
      <w:r w:rsidRPr="00F75931">
        <w:t>, không chỉ kiểm soát khí thải đối với xe mô tô, gắn máy, mà cũng cần siết chặt kiểm soát đối vớ</w:t>
      </w:r>
      <w:r>
        <w:t>i xe ô tô, đồng thời</w:t>
      </w:r>
      <w:r w:rsidRPr="00F75931">
        <w:t xml:space="preserve"> </w:t>
      </w:r>
      <w:r>
        <w:t>khuyến khích sử dụng các phương tiện giao thông công cộng.</w:t>
      </w:r>
    </w:p>
    <w:p w14:paraId="53915378" w14:textId="35B7F363" w:rsidR="00822481" w:rsidRDefault="006A71ED" w:rsidP="006A71ED">
      <w:pPr>
        <w:ind w:firstLine="720"/>
      </w:pPr>
      <w:r>
        <w:t xml:space="preserve">Ô nhiễm không khí ảnh hưởng nghiêm trọng đến sức khỏe, là tiền đề hình thành những căn bệnh ung thư nguy hiểm của con người, vì thế, </w:t>
      </w:r>
      <w:commentRangeStart w:id="20"/>
      <w:r>
        <w:t xml:space="preserve">việc sử dụng phương tiện giao thông </w:t>
      </w:r>
      <w:commentRangeEnd w:id="20"/>
      <w:r w:rsidR="00711BDD">
        <w:rPr>
          <w:rStyle w:val="CommentReference"/>
        </w:rPr>
        <w:commentReference w:id="20"/>
      </w:r>
      <w:r>
        <w:t>vừa nâng cao sức khỏe bản thân, vừa bảo vệ môi trường là vô cùng cần thiết.</w:t>
      </w:r>
    </w:p>
    <w:p w14:paraId="60DF3700" w14:textId="3A301C7A" w:rsidR="00822481" w:rsidRDefault="006A71ED" w:rsidP="006A71ED">
      <w:pPr>
        <w:pStyle w:val="Heading3"/>
      </w:pPr>
      <w:bookmarkStart w:id="21" w:name="_Toc110206845"/>
      <w:r>
        <w:t>Phương pháp hiện có</w:t>
      </w:r>
      <w:bookmarkEnd w:id="21"/>
    </w:p>
    <w:p w14:paraId="110E9562" w14:textId="3062FC0C" w:rsidR="006A71ED" w:rsidRDefault="006A71ED" w:rsidP="006A71ED">
      <w:pPr>
        <w:spacing w:before="0" w:line="324" w:lineRule="auto"/>
        <w:ind w:firstLine="720"/>
      </w:pPr>
      <w:r>
        <w:t>Khảo sát hiện trạng cho thuê xe đạp hiện này trên các tuyến phố, em thấy chủ yếu là hình thức kinh doanh sau:</w:t>
      </w:r>
    </w:p>
    <w:p w14:paraId="778598E8" w14:textId="77777777" w:rsidR="006A71ED" w:rsidRDefault="006A71ED" w:rsidP="006A71ED">
      <w:pPr>
        <w:pStyle w:val="ListParagraph"/>
        <w:numPr>
          <w:ilvl w:val="0"/>
          <w:numId w:val="34"/>
        </w:numPr>
        <w:spacing w:before="0" w:line="324" w:lineRule="auto"/>
      </w:pPr>
      <w:r>
        <w:t>Cho thuê xe và giữ lại chứng minh thư hoặc căn cước công dân, khi nào trả xe thì mới được nhận lại. Điều đó có rất nhiều vấn đề và bất tiện.</w:t>
      </w:r>
    </w:p>
    <w:p w14:paraId="5B47E0FC" w14:textId="2B65BE6C" w:rsidR="006A71ED" w:rsidRDefault="006A71ED" w:rsidP="006A71ED">
      <w:pPr>
        <w:pStyle w:val="ListParagraph"/>
        <w:numPr>
          <w:ilvl w:val="0"/>
          <w:numId w:val="34"/>
        </w:numPr>
        <w:spacing w:before="0" w:line="324" w:lineRule="auto"/>
      </w:pPr>
      <w:r>
        <w:t>Có rất nhiều loại xe được cho thuê nhưng đôi khi xe chưa đảm bảo chất lượng: mất phanh, hết ma sát bánh, trùng xích…</w:t>
      </w:r>
    </w:p>
    <w:p w14:paraId="618ED50C" w14:textId="41419C67" w:rsidR="006A71ED" w:rsidRDefault="006A71ED" w:rsidP="006A71ED">
      <w:pPr>
        <w:pStyle w:val="ListParagraph"/>
        <w:numPr>
          <w:ilvl w:val="0"/>
          <w:numId w:val="34"/>
        </w:numPr>
        <w:spacing w:before="0" w:line="324" w:lineRule="auto"/>
      </w:pPr>
      <w:r>
        <w:t>Giá cả đắt đỏ và thuê trong khoảng thời gian cố định.</w:t>
      </w:r>
    </w:p>
    <w:p w14:paraId="0D19E261" w14:textId="4AE562D3" w:rsidR="006A71ED" w:rsidRDefault="006A71ED" w:rsidP="006A71ED">
      <w:pPr>
        <w:spacing w:before="0" w:line="324" w:lineRule="auto"/>
        <w:jc w:val="center"/>
      </w:pPr>
      <w:r w:rsidRPr="00104DDC">
        <w:rPr>
          <w:noProof/>
        </w:rPr>
        <w:drawing>
          <wp:inline distT="0" distB="0" distL="0" distR="0" wp14:anchorId="7DC36DA1" wp14:editId="5F1E4174">
            <wp:extent cx="4904800" cy="3269867"/>
            <wp:effectExtent l="0" t="0" r="0" b="6985"/>
            <wp:docPr id="1031" name="Picture 1031" descr="Các dịch vụ cho thuê xe đạp ở hồ Tâ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ác dịch vụ cho thuê xe đạp ở hồ Tây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6426" cy="3270951"/>
                    </a:xfrm>
                    <a:prstGeom prst="rect">
                      <a:avLst/>
                    </a:prstGeom>
                    <a:noFill/>
                    <a:ln>
                      <a:noFill/>
                    </a:ln>
                  </pic:spPr>
                </pic:pic>
              </a:graphicData>
            </a:graphic>
          </wp:inline>
        </w:drawing>
      </w:r>
    </w:p>
    <w:p w14:paraId="5AF56D26" w14:textId="2EF5EBD9" w:rsidR="006A71ED" w:rsidRPr="0034638A" w:rsidRDefault="006A71ED" w:rsidP="006A71ED">
      <w:pPr>
        <w:pStyle w:val="Caption"/>
      </w:pPr>
      <w:bookmarkStart w:id="22" w:name="_Toc110206889"/>
      <w:r w:rsidRPr="001318E7">
        <w:t xml:space="preserve">Hình </w:t>
      </w:r>
      <w:r>
        <w:t>1</w:t>
      </w:r>
      <w:r w:rsidRPr="001318E7">
        <w:t>.</w:t>
      </w:r>
      <w:r w:rsidR="00F93491">
        <w:t>2</w:t>
      </w:r>
      <w:r w:rsidRPr="001318E7">
        <w:t xml:space="preserve"> </w:t>
      </w:r>
      <w:r>
        <w:t xml:space="preserve">Hình ảnh </w:t>
      </w:r>
      <w:r w:rsidR="00F93491">
        <w:t>1 quán cho thuê xe đạp tại</w:t>
      </w:r>
      <w:r>
        <w:t xml:space="preserve"> Hà Nội</w:t>
      </w:r>
      <w:bookmarkEnd w:id="22"/>
    </w:p>
    <w:p w14:paraId="5D0D1BEE" w14:textId="34B47753" w:rsidR="006A71ED" w:rsidRDefault="00F93491" w:rsidP="00F93491">
      <w:pPr>
        <w:spacing w:before="0" w:line="324" w:lineRule="auto"/>
        <w:ind w:firstLine="720"/>
      </w:pPr>
      <w:r w:rsidRPr="00F93491">
        <w:lastRenderedPageBreak/>
        <w:t>Ở một số nước phát triển như Hà Lan, Pháp và một số nước ở châu Âu xe đạp rất được chú trọng và sử dụng nhiều. Họ dùng xe đạp để di chuyển những quãng đường ngắn, xe đạp trở thành mắt xích cuối cùng trong chuỗi giao thông của họ. Ngoài ra, chính phủ còn dành nhiều chế độ ưu đãi đối với người sử dụng xe đạp, thành lập rất nhiều trạm xe đạp trên các tuyến đường và tuyên truyền cho người dân biết về những lợi ích to lớn về việc đi xe đạp. Nhờ như vậy mà giao thông của các nước rất tốt, cải thiện được tình trạng khan hiếm giàu mỏ và hạn chế được khí thải từ xe máy, ô tô.</w:t>
      </w:r>
    </w:p>
    <w:p w14:paraId="62C135F5" w14:textId="07913B96" w:rsidR="006A71ED" w:rsidRDefault="00F93491" w:rsidP="00F93491">
      <w:pPr>
        <w:pStyle w:val="Heading2"/>
      </w:pPr>
      <w:bookmarkStart w:id="23" w:name="_Toc110206846"/>
      <w:r>
        <w:t>Cơ sở thực tiễn</w:t>
      </w:r>
      <w:bookmarkEnd w:id="23"/>
    </w:p>
    <w:p w14:paraId="3891DF62" w14:textId="1703DA64" w:rsidR="00F93491" w:rsidRDefault="00F93491" w:rsidP="00F93491">
      <w:pPr>
        <w:pStyle w:val="ListParagraph"/>
        <w:numPr>
          <w:ilvl w:val="0"/>
          <w:numId w:val="35"/>
        </w:numPr>
      </w:pPr>
      <w:r>
        <w:t>Kích thước xe đạp nhỏ gọn, 1 bãi đỗ xe khoảng 10 xe, không chiếm quá nhiều diện tích.</w:t>
      </w:r>
    </w:p>
    <w:p w14:paraId="4F338446" w14:textId="0618FA58" w:rsidR="00F93491" w:rsidRDefault="00F93491" w:rsidP="00F93491">
      <w:pPr>
        <w:pStyle w:val="ListParagraph"/>
        <w:numPr>
          <w:ilvl w:val="0"/>
          <w:numId w:val="35"/>
        </w:numPr>
      </w:pPr>
      <w:r>
        <w:t>Quy trình thuê xe đơn giản và tiện lợi</w:t>
      </w:r>
    </w:p>
    <w:p w14:paraId="605BE4FA" w14:textId="73300576" w:rsidR="00822481" w:rsidRDefault="00F93491" w:rsidP="00F93491">
      <w:pPr>
        <w:pStyle w:val="ListParagraph"/>
        <w:numPr>
          <w:ilvl w:val="0"/>
          <w:numId w:val="35"/>
        </w:numPr>
      </w:pPr>
      <w:r>
        <w:t>Xe đảm bảo chất lượng và được bảo dưỡng thường xuyên.</w:t>
      </w:r>
    </w:p>
    <w:p w14:paraId="18DAA45B" w14:textId="16DFF57A" w:rsidR="00F93491" w:rsidRDefault="00F93491" w:rsidP="00F93491">
      <w:r w:rsidRPr="007D0D0F">
        <w:rPr>
          <w:noProof/>
        </w:rPr>
        <w:drawing>
          <wp:anchor distT="0" distB="0" distL="114300" distR="114300" simplePos="0" relativeHeight="251661312" behindDoc="0" locked="0" layoutInCell="1" allowOverlap="1" wp14:anchorId="28D90890" wp14:editId="292A3B7B">
            <wp:simplePos x="0" y="0"/>
            <wp:positionH relativeFrom="column">
              <wp:posOffset>0</wp:posOffset>
            </wp:positionH>
            <wp:positionV relativeFrom="paragraph">
              <wp:posOffset>344170</wp:posOffset>
            </wp:positionV>
            <wp:extent cx="5760720" cy="2802290"/>
            <wp:effectExtent l="0" t="0" r="0" b="0"/>
            <wp:wrapSquare wrapText="bothSides"/>
            <wp:docPr id="1032" name="Picture 1032" descr="KÍCH THƯỚC XE ĐẠP VÀ KHOẢNG CÁCH ĐỂ XE TRONG BÃI - Quy cách kích thướ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ÍCH THƯỚC XE ĐẠP VÀ KHOẢNG CÁCH ĐỂ XE TRONG BÃI - Quy cách kích thướ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802290"/>
                    </a:xfrm>
                    <a:prstGeom prst="rect">
                      <a:avLst/>
                    </a:prstGeom>
                    <a:noFill/>
                    <a:ln>
                      <a:noFill/>
                    </a:ln>
                  </pic:spPr>
                </pic:pic>
              </a:graphicData>
            </a:graphic>
          </wp:anchor>
        </w:drawing>
      </w:r>
    </w:p>
    <w:p w14:paraId="12F79457" w14:textId="3F029384" w:rsidR="00822481" w:rsidRDefault="00822481" w:rsidP="00822481">
      <w:pPr>
        <w:ind w:firstLine="720"/>
      </w:pPr>
    </w:p>
    <w:p w14:paraId="60E1F47C" w14:textId="42CF17A1" w:rsidR="00822481" w:rsidRDefault="00482599" w:rsidP="00482599">
      <w:pPr>
        <w:pStyle w:val="Caption"/>
      </w:pPr>
      <w:bookmarkStart w:id="24" w:name="_Toc110206890"/>
      <w:commentRangeStart w:id="25"/>
      <w:r w:rsidRPr="001318E7">
        <w:t xml:space="preserve">Hình </w:t>
      </w:r>
      <w:r>
        <w:t>1</w:t>
      </w:r>
      <w:r w:rsidRPr="001318E7">
        <w:t>.</w:t>
      </w:r>
      <w:r>
        <w:t>3 Khoảng cách đỗ xe đạp trong bãi</w:t>
      </w:r>
      <w:bookmarkEnd w:id="24"/>
      <w:commentRangeEnd w:id="25"/>
      <w:r w:rsidR="00956402">
        <w:rPr>
          <w:rStyle w:val="CommentReference"/>
          <w:b w:val="0"/>
          <w:bCs w:val="0"/>
        </w:rPr>
        <w:commentReference w:id="25"/>
      </w:r>
    </w:p>
    <w:p w14:paraId="11B63AE5" w14:textId="16FE189E" w:rsidR="00822481" w:rsidRDefault="00822481" w:rsidP="00822481">
      <w:pPr>
        <w:ind w:firstLine="720"/>
      </w:pPr>
    </w:p>
    <w:p w14:paraId="2D032C6F" w14:textId="171E72D8" w:rsidR="00822481" w:rsidRDefault="00C60295" w:rsidP="00C60295">
      <w:pPr>
        <w:pStyle w:val="Heading2"/>
      </w:pPr>
      <w:bookmarkStart w:id="26" w:name="_Toc110206847"/>
      <w:commentRangeStart w:id="27"/>
      <w:r>
        <w:t>Cơ sở lí thuyết</w:t>
      </w:r>
      <w:bookmarkEnd w:id="26"/>
      <w:commentRangeEnd w:id="27"/>
      <w:r w:rsidR="00783EBF">
        <w:rPr>
          <w:rStyle w:val="CommentReference"/>
          <w:rFonts w:eastAsiaTheme="minorHAnsi" w:cs="Angsana New"/>
          <w:b w:val="0"/>
          <w:bCs w:val="0"/>
        </w:rPr>
        <w:commentReference w:id="27"/>
      </w:r>
    </w:p>
    <w:p w14:paraId="45904B05" w14:textId="77777777" w:rsidR="00C60295" w:rsidRDefault="00C60295" w:rsidP="00C60295">
      <w:pPr>
        <w:ind w:firstLine="720"/>
      </w:pPr>
      <w:r>
        <w:t xml:space="preserve">Với đề tài “Hệ thống thuê xe – chia sẻ xe đạp công cộng”, việc truyền tải thông tin giữa xe, server, và user app là vấn đề vô cùng quan trọng và giải quyết đầu tiên. </w:t>
      </w:r>
    </w:p>
    <w:p w14:paraId="6A69F81B" w14:textId="723DC55D" w:rsidR="00C60295" w:rsidRDefault="00C60295" w:rsidP="00C60295">
      <w:pPr>
        <w:ind w:firstLine="720"/>
      </w:pPr>
      <w:r>
        <w:lastRenderedPageBreak/>
        <w:t>Cho đến nay, khi khái niệm IoT (Internet of Thing) hay vạn vật kết nối đã trở nên rất quen thuộc, tuy nhiên chưa có một định nghĩa rõ ràng nào cho thuật ngữ này. Xét về mặt ngữ nghĩa, IoT được hiểu là mọi “vật” có khả năng kết nối internet tại bất kì đâu và bất kì khi nào thông qua các công nghệ truyền thông, và ở đó, mỗi “vật” đều được định danh trong mạng. Đề tài đồ án cũng là một bài toán truyền tải thông tin trong mạng</w:t>
      </w:r>
      <w:ins w:id="28" w:author="Phung Thi Kieu Ha" w:date="2022-08-02T13:17:00Z">
        <w:r w:rsidR="00F851BE">
          <w:t xml:space="preserve"> thiết bị</w:t>
        </w:r>
      </w:ins>
      <w:r>
        <w:t xml:space="preserve"> Io</w:t>
      </w:r>
      <w:ins w:id="29" w:author="Phung Thi Kieu Ha" w:date="2022-08-02T13:17:00Z">
        <w:r w:rsidR="00F851BE">
          <w:t>T</w:t>
        </w:r>
      </w:ins>
      <w:del w:id="30" w:author="Phung Thi Kieu Ha" w:date="2022-08-02T13:17:00Z">
        <w:r w:rsidDel="00F851BE">
          <w:delText>t</w:delText>
        </w:r>
      </w:del>
      <w:r>
        <w:t xml:space="preserve">. </w:t>
      </w:r>
      <w:commentRangeStart w:id="31"/>
      <w:r>
        <w:t>Em quyết định dùng giao thức MQTT để truyền tải thông tin giữa server và thiết bị kháo trên xe đạp, giao thức. Giao tiếp giữa server và mobile app được thực hiện bằng giao thức HTTP</w:t>
      </w:r>
      <w:r w:rsidRPr="0070099A">
        <w:t xml:space="preserve"> (HyperText Transfer Protocol)</w:t>
      </w:r>
      <w:r>
        <w:t xml:space="preserve"> kết hợp giao thức </w:t>
      </w:r>
      <w:r w:rsidRPr="0070099A">
        <w:t>WebSocket</w:t>
      </w:r>
      <w:r>
        <w:t xml:space="preserve">. </w:t>
      </w:r>
      <w:commentRangeEnd w:id="31"/>
      <w:r w:rsidR="00F851BE">
        <w:rPr>
          <w:rStyle w:val="CommentReference"/>
        </w:rPr>
        <w:commentReference w:id="31"/>
      </w:r>
    </w:p>
    <w:p w14:paraId="4F49AAE6" w14:textId="2FA9EEF9" w:rsidR="00C60295" w:rsidRPr="00C60295" w:rsidRDefault="00C60295" w:rsidP="00C60295">
      <w:pPr>
        <w:ind w:firstLine="720"/>
      </w:pPr>
      <w:r>
        <w:rPr>
          <w:lang w:val="vi-VN"/>
        </w:rPr>
        <w:t>J</w:t>
      </w:r>
      <w:r w:rsidRPr="00D20EF7">
        <w:rPr>
          <w:lang w:val="vi-VN"/>
        </w:rPr>
        <w:t>ava là một một ngôn ngữ lập trình hiện đại, bậc cao, hướng đối tượng, bảo mật và mạnh mẽ</w:t>
      </w:r>
      <w:r>
        <w:t>. Ngôn ngữ rất thích hợp để tích hợp các giao thức trên vào trong hệ thống. Chính vì vậy em quyết định chọn ngôn ngữ Java làm ngôn ngữ lập trình chính, xuyên xuốt trong cả đồ án.</w:t>
      </w:r>
    </w:p>
    <w:p w14:paraId="6B06A2E6" w14:textId="5E416F62" w:rsidR="00C60295" w:rsidRDefault="00C60295" w:rsidP="00C60295">
      <w:pPr>
        <w:ind w:firstLine="720"/>
      </w:pPr>
      <w:r>
        <w:t>Nội dung CHƯƠNG 1: đã trình bày khái quát quá trình tìm hiểu đề tài và lựa chọn phương pháp thực hiện của em. Em đã lựa chọn phương pháp truyền thông dữ liệu và ngôn ngữ lập trình cho hệ thống từ đó nghiên cứu xây dựng hệ thống “Hệ thống thuê xe – chia sẻ xe đạp công cộng”. Bên cạnh đó, chương 1 cũng trình bày các cơ sở về thực tiễn và lý thuyết cho việc xây dựng hệ thống đáp ứng đề tài đã chọn như kích cỡ các xe đạp trên thực tế.</w:t>
      </w:r>
    </w:p>
    <w:p w14:paraId="0F5AEFC6" w14:textId="03B3521C" w:rsidR="00C60295" w:rsidRDefault="00D819C1" w:rsidP="00D819C1">
      <w:pPr>
        <w:rPr>
          <w:ins w:id="32" w:author="Phung Thi Kieu Ha" w:date="2022-08-04T04:34:00Z"/>
        </w:rPr>
      </w:pPr>
      <w:ins w:id="33" w:author="Phung Thi Kieu Ha" w:date="2022-08-04T04:34:00Z">
        <w:r>
          <w:t>BỔ SUNG MỘT PHẦN NỘI DUNG CHƯƠNG 3 VÀO ĐÂY!!</w:t>
        </w:r>
      </w:ins>
    </w:p>
    <w:p w14:paraId="1161B93E" w14:textId="401985F4" w:rsidR="00D819C1" w:rsidRDefault="00D819C1" w:rsidP="00D819C1">
      <w:pPr>
        <w:pStyle w:val="ListParagraph"/>
        <w:numPr>
          <w:ilvl w:val="0"/>
          <w:numId w:val="37"/>
        </w:numPr>
        <w:pPrChange w:id="34" w:author="Phung Thi Kieu Ha" w:date="2022-08-04T04:34:00Z">
          <w:pPr>
            <w:ind w:firstLine="720"/>
          </w:pPr>
        </w:pPrChange>
      </w:pPr>
      <w:ins w:id="35" w:author="Phung Thi Kieu Ha" w:date="2022-08-04T04:34:00Z">
        <w:r>
          <w:t>Sơ đồ khối hệ thống, dự kiến công nghệ sử dụng</w:t>
        </w:r>
      </w:ins>
    </w:p>
    <w:p w14:paraId="4930C663" w14:textId="4B3A738E" w:rsidR="00C60295" w:rsidRDefault="00C60295" w:rsidP="00C60295">
      <w:pPr>
        <w:ind w:firstLine="720"/>
      </w:pPr>
    </w:p>
    <w:p w14:paraId="1C6FE701" w14:textId="00DCAB43" w:rsidR="00C60295" w:rsidRDefault="00D819C1" w:rsidP="00D819C1">
      <w:pPr>
        <w:pStyle w:val="ListParagraph"/>
        <w:numPr>
          <w:ilvl w:val="0"/>
          <w:numId w:val="37"/>
        </w:numPr>
        <w:pPrChange w:id="36" w:author="Phung Thi Kieu Ha" w:date="2022-08-04T04:34:00Z">
          <w:pPr>
            <w:ind w:firstLine="720"/>
          </w:pPr>
        </w:pPrChange>
      </w:pPr>
      <w:ins w:id="37" w:author="Phung Thi Kieu Ha" w:date="2022-08-04T04:34:00Z">
        <w:r>
          <w:t>Kết luận chương</w:t>
        </w:r>
        <w:r w:rsidR="00136B35">
          <w:t xml:space="preserve"> 1</w:t>
        </w:r>
      </w:ins>
      <w:ins w:id="38" w:author="Phung Thi Kieu Ha" w:date="2022-08-04T04:35:00Z">
        <w:r w:rsidR="00BF60B2">
          <w:t>: kết luận tóm tắt chương 1, và dẫn sang nội dung chương 2.</w:t>
        </w:r>
      </w:ins>
    </w:p>
    <w:p w14:paraId="5C64EEAC" w14:textId="512E0BCF" w:rsidR="00C60295" w:rsidRDefault="00C60295" w:rsidP="00C60295">
      <w:pPr>
        <w:ind w:firstLine="720"/>
      </w:pPr>
    </w:p>
    <w:p w14:paraId="6E87DAD0" w14:textId="10BBC906" w:rsidR="00C60295" w:rsidRDefault="00C60295" w:rsidP="00C60295">
      <w:pPr>
        <w:ind w:firstLine="720"/>
      </w:pPr>
    </w:p>
    <w:p w14:paraId="0F1BB7C2" w14:textId="2AFF88CF" w:rsidR="00C60295" w:rsidRDefault="00C60295" w:rsidP="00C60295">
      <w:pPr>
        <w:ind w:firstLine="720"/>
      </w:pPr>
    </w:p>
    <w:p w14:paraId="28304278" w14:textId="12AD526E" w:rsidR="00C60295" w:rsidRDefault="00C60295" w:rsidP="00C60295">
      <w:pPr>
        <w:ind w:firstLine="720"/>
      </w:pPr>
    </w:p>
    <w:p w14:paraId="1E40026E" w14:textId="77777777" w:rsidR="00C60295" w:rsidRPr="00C60295" w:rsidRDefault="00C60295" w:rsidP="00C60295">
      <w:pPr>
        <w:ind w:firstLine="720"/>
      </w:pPr>
    </w:p>
    <w:p w14:paraId="538A6A36" w14:textId="17568A34" w:rsidR="00822481" w:rsidRDefault="00822481" w:rsidP="00822481">
      <w:pPr>
        <w:pStyle w:val="Heading1"/>
      </w:pPr>
      <w:bookmarkStart w:id="39" w:name="_Toc110206848"/>
      <w:r>
        <w:lastRenderedPageBreak/>
        <w:t>LÝ THUYẾT VỀ JAVA</w:t>
      </w:r>
      <w:bookmarkEnd w:id="39"/>
    </w:p>
    <w:p w14:paraId="773B5810" w14:textId="1B5B29B0" w:rsidR="00296F62" w:rsidRPr="00296F62" w:rsidRDefault="00296F62" w:rsidP="00296F62">
      <w:pPr>
        <w:ind w:firstLine="720"/>
      </w:pPr>
      <w:r>
        <w:rPr>
          <w:lang w:val="vi-VN"/>
        </w:rPr>
        <w:t>J</w:t>
      </w:r>
      <w:r w:rsidRPr="00D20EF7">
        <w:rPr>
          <w:lang w:val="vi-VN"/>
        </w:rPr>
        <w:t>ava là một một ngôn ngữ lập trình hiện đại, bậc cao, hướng đối tượng, bảo mật và mạnh mẽ</w:t>
      </w:r>
      <w:r>
        <w:rPr>
          <w:lang w:val="vi-VN"/>
        </w:rPr>
        <w:t>. Java được biết đến với tính năng viết 1 lần dùng ở mọi nơi vì nó có thể hoạc động ở bấ</w:t>
      </w:r>
      <w:r w:rsidRPr="00D20EF7">
        <w:rPr>
          <w:lang w:val="vi-VN"/>
        </w:rPr>
        <w:t xml:space="preserve">t cứ môi trường phần cứng hoặc phần mềm </w:t>
      </w:r>
      <w:r>
        <w:rPr>
          <w:lang w:val="vi-VN"/>
        </w:rPr>
        <w:t>nhờ</w:t>
      </w:r>
      <w:r w:rsidRPr="00D20EF7">
        <w:rPr>
          <w:lang w:val="vi-VN"/>
        </w:rPr>
        <w:t xml:space="preserve"> môi trường runtime riêng cho mình (JRE)</w:t>
      </w:r>
      <w:r>
        <w:t>. Phiên bản mới nhất của java hiện đang là phiên bản java 17 nhưng phiên bản phổ biến nhất, mang lại đột phá nhất đang là java 8.</w:t>
      </w:r>
    </w:p>
    <w:p w14:paraId="64DF4396" w14:textId="19E4D7F0" w:rsidR="005446D6" w:rsidRPr="00296F62" w:rsidRDefault="005446D6" w:rsidP="00296F62">
      <w:pPr>
        <w:pStyle w:val="Heading2"/>
      </w:pPr>
      <w:bookmarkStart w:id="40" w:name="_Toc110206849"/>
      <w:r>
        <w:t xml:space="preserve">Java </w:t>
      </w:r>
      <w:r w:rsidR="00476710">
        <w:t>C</w:t>
      </w:r>
      <w:r>
        <w:t>ore</w:t>
      </w:r>
      <w:bookmarkEnd w:id="40"/>
    </w:p>
    <w:p w14:paraId="6430AE54" w14:textId="552BC3DA" w:rsidR="005446D6" w:rsidRDefault="005446D6" w:rsidP="005446D6">
      <w:pPr>
        <w:rPr>
          <w:lang w:val="vi-VN"/>
        </w:rPr>
      </w:pPr>
      <w:r>
        <w:rPr>
          <w:lang w:val="vi-VN"/>
        </w:rPr>
        <w:tab/>
        <w:t>Java đã phát triển rất nhiều, có thể nói để học, hiểu hết được tất cả mọi kiến thức về Java gần như là không thể, ta chỉ nên học sâu về 1 số kiến thức phục vụ cho 1 công việc nhất định. Tuy nhiên để làm được điều đó thì đều cần phải kĩ các kiến thức cơ bản nhất của Java (Java core).</w:t>
      </w:r>
    </w:p>
    <w:p w14:paraId="20F151E3" w14:textId="35F1DAD7" w:rsidR="005446D6" w:rsidRDefault="00296F62" w:rsidP="001477B7">
      <w:pPr>
        <w:pStyle w:val="Heading3"/>
      </w:pPr>
      <w:bookmarkStart w:id="41" w:name="_Toc110206850"/>
      <w:r>
        <w:t xml:space="preserve">Biến </w:t>
      </w:r>
      <w:r>
        <w:rPr>
          <w:lang w:val="vi-VN"/>
        </w:rPr>
        <w:t>nguyên thuỷ (</w:t>
      </w:r>
      <w:r w:rsidRPr="00D20EF7">
        <w:rPr>
          <w:lang w:val="vi-VN"/>
        </w:rPr>
        <w:t>primitive</w:t>
      </w:r>
      <w:r>
        <w:rPr>
          <w:lang w:val="vi-VN"/>
        </w:rPr>
        <w:t>) và tham chiếu (</w:t>
      </w:r>
      <w:r w:rsidRPr="00D20EF7">
        <w:rPr>
          <w:lang w:val="vi-VN"/>
        </w:rPr>
        <w:t>reference</w:t>
      </w:r>
      <w:r>
        <w:rPr>
          <w:lang w:val="vi-VN"/>
        </w:rPr>
        <w:t>)</w:t>
      </w:r>
      <w:bookmarkEnd w:id="41"/>
    </w:p>
    <w:p w14:paraId="32F2BDF3" w14:textId="6C98A209" w:rsidR="00296F62" w:rsidRDefault="00296F62" w:rsidP="00296F62">
      <w:pPr>
        <w:ind w:firstLine="720"/>
      </w:pPr>
      <w:r>
        <w:t>Biến nguyên thuỷ trong java bao gồm 8 kiểu dữ liệu</w:t>
      </w:r>
      <w:r w:rsidR="00A23793">
        <w:t>:</w:t>
      </w:r>
    </w:p>
    <w:p w14:paraId="03472E14" w14:textId="5CBF6E70" w:rsidR="0034638A" w:rsidRDefault="00296F62" w:rsidP="0034638A">
      <w:pPr>
        <w:jc w:val="center"/>
      </w:pPr>
      <w:r>
        <w:rPr>
          <w:noProof/>
        </w:rPr>
        <w:drawing>
          <wp:inline distT="0" distB="0" distL="0" distR="0" wp14:anchorId="4BD8863B" wp14:editId="6E831873">
            <wp:extent cx="5266572" cy="27113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320895" cy="2739361"/>
                    </a:xfrm>
                    <a:prstGeom prst="rect">
                      <a:avLst/>
                    </a:prstGeom>
                  </pic:spPr>
                </pic:pic>
              </a:graphicData>
            </a:graphic>
          </wp:inline>
        </w:drawing>
      </w:r>
    </w:p>
    <w:p w14:paraId="40EB9C7E" w14:textId="02716467" w:rsidR="00A23793" w:rsidRPr="0034638A" w:rsidRDefault="001318E7" w:rsidP="001318E7">
      <w:pPr>
        <w:pStyle w:val="Caption"/>
      </w:pPr>
      <w:bookmarkStart w:id="42" w:name="_Toc110206891"/>
      <w:r w:rsidRPr="001318E7">
        <w:t>Hình 2.1 Các kiểu dữ liệu nguyên thuỷ</w:t>
      </w:r>
      <w:bookmarkEnd w:id="42"/>
    </w:p>
    <w:p w14:paraId="37513F55" w14:textId="7CCDE894" w:rsidR="00296F62" w:rsidRDefault="00A23793" w:rsidP="00A23793">
      <w:pPr>
        <w:ind w:firstLine="720"/>
      </w:pPr>
      <w:r>
        <w:t>Tất cả các biến còn lại đều là biến tham chiếu. Để hiểu rõ về sự khác nhau của 2 loại biến thì ta cùng tìm hiểu ví dụ sau:</w:t>
      </w:r>
    </w:p>
    <w:p w14:paraId="115893BE" w14:textId="3975A8D1" w:rsidR="00A23793" w:rsidRDefault="00A23793" w:rsidP="00A23793">
      <w:r>
        <w:rPr>
          <w:noProof/>
        </w:rPr>
        <w:lastRenderedPageBreak/>
        <w:drawing>
          <wp:inline distT="0" distB="0" distL="0" distR="0" wp14:anchorId="26A3A758" wp14:editId="207D5D67">
            <wp:extent cx="5758815" cy="337375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2"/>
                    <a:stretch>
                      <a:fillRect/>
                    </a:stretch>
                  </pic:blipFill>
                  <pic:spPr>
                    <a:xfrm>
                      <a:off x="0" y="0"/>
                      <a:ext cx="5758815" cy="3373755"/>
                    </a:xfrm>
                    <a:prstGeom prst="rect">
                      <a:avLst/>
                    </a:prstGeom>
                  </pic:spPr>
                </pic:pic>
              </a:graphicData>
            </a:graphic>
          </wp:inline>
        </w:drawing>
      </w:r>
    </w:p>
    <w:p w14:paraId="1BBEA224" w14:textId="3B774CA5" w:rsidR="001318E7" w:rsidRPr="001318E7" w:rsidRDefault="001318E7" w:rsidP="001318E7">
      <w:pPr>
        <w:pStyle w:val="Caption"/>
      </w:pPr>
      <w:bookmarkStart w:id="43" w:name="_Toc110206892"/>
      <w:bookmarkStart w:id="44" w:name="_Hlk109526520"/>
      <w:r w:rsidRPr="001318E7">
        <w:t>Hình 2.2 Ví dụ về biến nguyên thuỷ và biến tham chiếu</w:t>
      </w:r>
      <w:bookmarkEnd w:id="43"/>
    </w:p>
    <w:bookmarkEnd w:id="44"/>
    <w:p w14:paraId="1B84EBAD" w14:textId="6E5344C4" w:rsidR="00A23793" w:rsidRDefault="00A23793" w:rsidP="00A23793">
      <w:r>
        <w:t>Và đây là kết quả:</w:t>
      </w:r>
    </w:p>
    <w:p w14:paraId="0026AAAF" w14:textId="77777777" w:rsidR="00A23793" w:rsidRDefault="00A23793" w:rsidP="00A23793">
      <w:r>
        <w:t>primitive :1</w:t>
      </w:r>
      <w:r>
        <w:tab/>
        <w:t>3</w:t>
      </w:r>
    </w:p>
    <w:p w14:paraId="0B81FF8E" w14:textId="7A1B99A6" w:rsidR="00A23793" w:rsidRDefault="00A23793" w:rsidP="00A23793">
      <w:r>
        <w:t>reference: 3</w:t>
      </w:r>
      <w:r>
        <w:tab/>
        <w:t>3</w:t>
      </w:r>
    </w:p>
    <w:p w14:paraId="0FE25BCF" w14:textId="19F1791C" w:rsidR="00A23793" w:rsidRDefault="00A23793" w:rsidP="00A23793">
      <w:pPr>
        <w:ind w:firstLine="720"/>
      </w:pPr>
      <w:r w:rsidRPr="00A23793">
        <w:t xml:space="preserve">Giải thích cho sự khác biệt này, vì kiểu dữ liệu nguyên thủy chứa dữ liệu ở trong chính ô nhớ của nó nên khi thay đổi </w:t>
      </w:r>
      <w:r>
        <w:t>b</w:t>
      </w:r>
      <w:r w:rsidRPr="00A23793">
        <w:t xml:space="preserve"> thì chỉ giá trị trong ô nhớ của </w:t>
      </w:r>
      <w:r>
        <w:t>b</w:t>
      </w:r>
      <w:r w:rsidRPr="00A23793">
        <w:t xml:space="preserve"> thay đổi mà giá trị trong ô nhớ của </w:t>
      </w:r>
      <w:r>
        <w:t>a</w:t>
      </w:r>
      <w:r w:rsidRPr="00A23793">
        <w:t xml:space="preserve"> không thay đổi. Còn đối với kiểu dữ liệu tham chiếu thì sau phép gán myNumber2 = myNumber1, thì cả myNumber</w:t>
      </w:r>
      <w:r>
        <w:t>1</w:t>
      </w:r>
      <w:r w:rsidRPr="00A23793">
        <w:t xml:space="preserve"> </w:t>
      </w:r>
      <w:r>
        <w:t>và</w:t>
      </w:r>
      <w:r w:rsidRPr="00A23793">
        <w:t xml:space="preserve"> myNumber</w:t>
      </w:r>
      <w:r>
        <w:t>2</w:t>
      </w:r>
      <w:r w:rsidRPr="00A23793">
        <w:t xml:space="preserve"> sẽ cùng tham chiếu tới 1 ô nhớ, điều này làm cho khi thay đổi giá trị myNumber1.value chính là làm thay đổi giá trị value ở tại cái ô nhớ mà cả myNumber</w:t>
      </w:r>
      <w:r>
        <w:t>1</w:t>
      </w:r>
      <w:r w:rsidRPr="00A23793">
        <w:t xml:space="preserve"> </w:t>
      </w:r>
      <w:r>
        <w:t>và</w:t>
      </w:r>
      <w:r w:rsidRPr="00A23793">
        <w:t xml:space="preserve"> myNumber</w:t>
      </w:r>
      <w:r>
        <w:t>2</w:t>
      </w:r>
      <w:r w:rsidRPr="00A23793">
        <w:t xml:space="preserve"> cùng tham chiếu tới</w:t>
      </w:r>
      <w:r>
        <w:t>.</w:t>
      </w:r>
    </w:p>
    <w:p w14:paraId="5FBFD4A7" w14:textId="7449F069" w:rsidR="00A23793" w:rsidRDefault="00A23793" w:rsidP="00A23793">
      <w:pPr>
        <w:ind w:firstLine="720"/>
      </w:pPr>
      <w:r>
        <w:t>Cần lưu ý là khi so sánh giá trị 2 biến trong java, nếu là 2 giá trị nguyên thuỷ thì sẽ so sánh về giá trị, nếu là 2 giá trị tham chiếu thì sẽ so sánh về địa chỉ ô nhớ.</w:t>
      </w:r>
    </w:p>
    <w:p w14:paraId="165032E9" w14:textId="1B596F7B" w:rsidR="00A23793" w:rsidRDefault="00A23793" w:rsidP="00A23793">
      <w:pPr>
        <w:pStyle w:val="Heading3"/>
      </w:pPr>
      <w:bookmarkStart w:id="45" w:name="_Toc110206851"/>
      <w:r>
        <w:t xml:space="preserve">Auto boxing và auto unboxing trong lớp </w:t>
      </w:r>
      <w:r w:rsidRPr="00A23793">
        <w:t>Wrapper</w:t>
      </w:r>
      <w:bookmarkEnd w:id="45"/>
    </w:p>
    <w:p w14:paraId="0877C6CE" w14:textId="50CE6B26" w:rsidR="00A23793" w:rsidRDefault="00A23793" w:rsidP="00A23793">
      <w:pPr>
        <w:ind w:firstLine="720"/>
      </w:pPr>
      <w:r>
        <w:t xml:space="preserve">Lớp Wrapper trong java cung cấp cơ chế để chuyển đổi kiểu dữ liệu nguyên thủy thành kiểu đối tượng và từ đối tượng thành kiểu dữ liệu nguyên thủy. Từ java 5.0, tính năng và chuyển đổi kiểu dữ liệu nguyên thủy thành kiểu đối tượng (autoboxing) và từ đối tượng thành kiểu dữ liệu nguyên thủy (unboxing) một cách tự động đã được thêm </w:t>
      </w:r>
      <w:r>
        <w:lastRenderedPageBreak/>
        <w:t>vào. Trong java, có 8 lớp Wrapper tương ứng với 8 kiểu dữ liệu nguyên thuỷ đã đề cập ở trên. Wrapper mang lại những lợi ích sau:</w:t>
      </w:r>
    </w:p>
    <w:p w14:paraId="39BE146E" w14:textId="75E32A27" w:rsidR="00A23793" w:rsidRPr="00A23793" w:rsidRDefault="00A23793" w:rsidP="00A23793">
      <w:pPr>
        <w:pStyle w:val="ListParagraph"/>
        <w:numPr>
          <w:ilvl w:val="0"/>
          <w:numId w:val="13"/>
        </w:numPr>
        <w:spacing w:before="0" w:after="0" w:line="360" w:lineRule="atLeast"/>
        <w:jc w:val="left"/>
        <w:rPr>
          <w:rFonts w:eastAsia="Times New Roman" w:cs="Times New Roman"/>
          <w:color w:val="000000"/>
          <w:kern w:val="0"/>
          <w:szCs w:val="26"/>
        </w:rPr>
      </w:pPr>
      <w:r w:rsidRPr="00A23793">
        <w:rPr>
          <w:rFonts w:eastAsia="Times New Roman" w:cs="Times New Roman"/>
          <w:color w:val="000000"/>
          <w:kern w:val="0"/>
          <w:szCs w:val="26"/>
        </w:rPr>
        <w:t>Wrapper Class sẽ chuyển đổi các kiểu dữ liệu nguyên thủy thành các đối tượng . Các đối tượng là cần thiết nếu chúng ta muốn sửa đổi các đối số được truyền vào phương thức (vì các kiểu nguyên thủy được truyền theo giá trị ).</w:t>
      </w:r>
    </w:p>
    <w:p w14:paraId="4C22A57D" w14:textId="100AD578" w:rsidR="00A23793" w:rsidRPr="00A23793" w:rsidRDefault="00A23793" w:rsidP="00A23793">
      <w:pPr>
        <w:pStyle w:val="ListParagraph"/>
        <w:numPr>
          <w:ilvl w:val="0"/>
          <w:numId w:val="13"/>
        </w:numPr>
        <w:spacing w:before="0" w:after="0" w:line="360" w:lineRule="atLeast"/>
        <w:jc w:val="left"/>
        <w:rPr>
          <w:rFonts w:eastAsia="Times New Roman" w:cs="Times New Roman"/>
          <w:color w:val="000000"/>
          <w:kern w:val="0"/>
          <w:szCs w:val="26"/>
        </w:rPr>
      </w:pPr>
      <w:r w:rsidRPr="00A23793">
        <w:rPr>
          <w:rFonts w:eastAsia="Times New Roman" w:cs="Times New Roman"/>
          <w:color w:val="000000"/>
          <w:kern w:val="0"/>
          <w:szCs w:val="26"/>
        </w:rPr>
        <w:t>Các lớp trong gói java.util chỉ xử lý các đối tượng và do đó các lớp trình bao bọc  cũng giúp ích trong trường hợp này.</w:t>
      </w:r>
    </w:p>
    <w:p w14:paraId="68338AF8" w14:textId="50DEE6CF" w:rsidR="00A23793" w:rsidRPr="00A23793" w:rsidRDefault="00A23793" w:rsidP="00A23793">
      <w:pPr>
        <w:pStyle w:val="ListParagraph"/>
        <w:numPr>
          <w:ilvl w:val="0"/>
          <w:numId w:val="13"/>
        </w:numPr>
        <w:spacing w:before="0" w:after="0" w:line="360" w:lineRule="atLeast"/>
        <w:jc w:val="left"/>
        <w:rPr>
          <w:rFonts w:eastAsia="Times New Roman" w:cs="Times New Roman"/>
          <w:color w:val="000000"/>
          <w:kern w:val="0"/>
          <w:szCs w:val="26"/>
        </w:rPr>
      </w:pPr>
      <w:r w:rsidRPr="00A23793">
        <w:rPr>
          <w:rFonts w:eastAsia="Times New Roman" w:cs="Times New Roman"/>
          <w:color w:val="000000"/>
          <w:kern w:val="0"/>
          <w:szCs w:val="26"/>
        </w:rPr>
        <w:t>Các cấu trúc dữ liệu trong khung công tác Collection như ArrayList và Vector  chỉ lưu trữ các đối tượng (kiểu tham chiếu) chứ không phải các  kiểu nguyên thủy.</w:t>
      </w:r>
    </w:p>
    <w:p w14:paraId="1C672EC7" w14:textId="1803AFCA" w:rsidR="00A23793" w:rsidRPr="00A23793" w:rsidRDefault="00A23793" w:rsidP="00A23793">
      <w:pPr>
        <w:pStyle w:val="ListParagraph"/>
        <w:numPr>
          <w:ilvl w:val="0"/>
          <w:numId w:val="13"/>
        </w:numPr>
        <w:spacing w:before="0" w:after="0" w:line="360" w:lineRule="atLeast"/>
        <w:jc w:val="left"/>
        <w:rPr>
          <w:rFonts w:eastAsia="Times New Roman" w:cs="Times New Roman"/>
          <w:color w:val="000000"/>
          <w:kern w:val="0"/>
          <w:szCs w:val="26"/>
        </w:rPr>
      </w:pPr>
      <w:r w:rsidRPr="00A23793">
        <w:rPr>
          <w:rFonts w:eastAsia="Times New Roman" w:cs="Times New Roman"/>
          <w:color w:val="000000"/>
          <w:kern w:val="0"/>
          <w:szCs w:val="26"/>
        </w:rPr>
        <w:t>Đối tượng là cần thiết để hỗ trợ đồng bộ hóa trong đa luồng </w:t>
      </w:r>
    </w:p>
    <w:p w14:paraId="2920AD27" w14:textId="28E14CE6" w:rsidR="00A23793" w:rsidRDefault="00A23793" w:rsidP="00A23793">
      <w:pPr>
        <w:pStyle w:val="Heading3"/>
      </w:pPr>
      <w:bookmarkStart w:id="46" w:name="_Toc110206852"/>
      <w:r>
        <w:t>Lớp String</w:t>
      </w:r>
      <w:bookmarkEnd w:id="46"/>
    </w:p>
    <w:p w14:paraId="2C34F4AF" w14:textId="7A2BD4BC" w:rsidR="00A23793" w:rsidRDefault="00EC23F4" w:rsidP="00EC23F4">
      <w:pPr>
        <w:ind w:firstLine="720"/>
      </w:pPr>
      <w:r>
        <w:rPr>
          <w:lang w:val="vi-VN"/>
        </w:rPr>
        <w:t>Lớp không chỉ dùng để lưu chữ 1 chuỗi mà còn cung cấp các phương thức giúp cho thao tác với 1 chuỗi trở nên rất dễ dàng</w:t>
      </w:r>
      <w:r w:rsidR="00C63878">
        <w:t>. Cần lưu ý, String là một đối tượng không thể modify sau khi đã khởi tạo. Ta cùng đến với ví dụ sau:</w:t>
      </w:r>
    </w:p>
    <w:p w14:paraId="7E8D23D5" w14:textId="5FC00D61" w:rsidR="00C63878" w:rsidRPr="00C63878" w:rsidRDefault="00C63878" w:rsidP="00C63878">
      <w:pPr>
        <w:jc w:val="center"/>
      </w:pPr>
      <w:r>
        <w:rPr>
          <w:noProof/>
        </w:rPr>
        <w:drawing>
          <wp:inline distT="0" distB="0" distL="0" distR="0" wp14:anchorId="65CE20F2" wp14:editId="2FD2D488">
            <wp:extent cx="2304762" cy="1533333"/>
            <wp:effectExtent l="0" t="0" r="63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3"/>
                    <a:stretch>
                      <a:fillRect/>
                    </a:stretch>
                  </pic:blipFill>
                  <pic:spPr>
                    <a:xfrm>
                      <a:off x="0" y="0"/>
                      <a:ext cx="2304762" cy="1533333"/>
                    </a:xfrm>
                    <a:prstGeom prst="rect">
                      <a:avLst/>
                    </a:prstGeom>
                  </pic:spPr>
                </pic:pic>
              </a:graphicData>
            </a:graphic>
          </wp:inline>
        </w:drawing>
      </w:r>
    </w:p>
    <w:p w14:paraId="53EAB84A" w14:textId="0679024F" w:rsidR="001318E7" w:rsidRPr="001318E7" w:rsidRDefault="001318E7" w:rsidP="001318E7">
      <w:pPr>
        <w:pStyle w:val="Caption"/>
      </w:pPr>
      <w:bookmarkStart w:id="47" w:name="_Toc110206893"/>
      <w:r w:rsidRPr="001318E7">
        <w:t>Hình 2.3 Ví dụ tính không thể modify của String</w:t>
      </w:r>
      <w:bookmarkEnd w:id="47"/>
    </w:p>
    <w:p w14:paraId="5E7968FA" w14:textId="4DEC84B5" w:rsidR="00C63878" w:rsidRDefault="00C63878" w:rsidP="00C63878">
      <w:r>
        <w:t>Kết quả thu được:</w:t>
      </w:r>
    </w:p>
    <w:p w14:paraId="2ABF3AB8" w14:textId="77777777" w:rsidR="00C63878" w:rsidRDefault="00C63878" w:rsidP="00C63878">
      <w:r>
        <w:t>true</w:t>
      </w:r>
    </w:p>
    <w:p w14:paraId="053C5CBF" w14:textId="77777777" w:rsidR="00C63878" w:rsidRDefault="00C63878" w:rsidP="00C63878">
      <w:r>
        <w:t>hongdatchy</w:t>
      </w:r>
    </w:p>
    <w:p w14:paraId="05AC0576" w14:textId="68D2D6CE" w:rsidR="00C63878" w:rsidRDefault="00C63878" w:rsidP="00C63878">
      <w:r>
        <w:t>hongdat</w:t>
      </w:r>
    </w:p>
    <w:p w14:paraId="5ABB86C3" w14:textId="77777777" w:rsidR="00C63878" w:rsidRDefault="00C63878" w:rsidP="00C63878">
      <w:pPr>
        <w:ind w:firstLine="720"/>
      </w:pPr>
      <w:r>
        <w:t xml:space="preserve">Giải thích kết quả thu được như sau: chúng ta đang khai báo biến s và s1 trực tiếp, mà không dùng từ khoá String,  Java sẽ tự động cho 2 biến s và s1 trỏ đến cùng 1 ô nhớ do ta khai báo 2 chuỗi là như nhau, chính vì vậy nến khi so sánh (bản chất là so sánh 2 biến tham chiếu nên sẽ so sánh địa chỉ ô nhớ mà nó trỏ đến) thì sẽ được kết quả là true. Tuy nhiên khi ta thay đổi biến s thành 1 chuỗi khác thì biến s1 lại không hệ thay đổi theo. Từ đây ta có thể thấy được tính chất không thể modify của String, bản chất khi </w:t>
      </w:r>
      <w:r>
        <w:lastRenderedPageBreak/>
        <w:t xml:space="preserve">ta thay đổi 1 String thì java sẽ tạo 1 biến mới, và ô nhớ chứa chuỗi cũ sẽ vẫn ở đấy cho đến khi chương trình kết thúc thì mới được Java dọn dẹp. </w:t>
      </w:r>
    </w:p>
    <w:p w14:paraId="7F0DCCA2" w14:textId="74C12D64" w:rsidR="00C63878" w:rsidRPr="00C63878" w:rsidRDefault="00C63878" w:rsidP="00C63878">
      <w:pPr>
        <w:ind w:firstLine="720"/>
      </w:pPr>
      <w:r>
        <w:t>Chính vì vậy nếu khi cần thay đổi 1 chuỗi và tránh lãng phí bộ nhớ thì nên cần nhắc sử dụng các lớp khác như StringBuilder, StringBuffer…Tuy nhiên các lớp này sẽ có tốc độ xử lý các phương thức với chuỗi khác không nhanh như lớp String. Ngoài ra Java còn cung cấp l</w:t>
      </w:r>
      <w:r>
        <w:rPr>
          <w:lang w:val="vi-VN"/>
        </w:rPr>
        <w:t xml:space="preserve">ớp </w:t>
      </w:r>
      <w:r w:rsidRPr="00D20EF7">
        <w:rPr>
          <w:lang w:val="vi-VN"/>
        </w:rPr>
        <w:t>StringTokenizer</w:t>
      </w:r>
      <w:r>
        <w:rPr>
          <w:lang w:val="vi-VN"/>
        </w:rPr>
        <w:t xml:space="preserve"> giúp việc phân tách 1 chuỗi trở nên dễ dàng hơn</w:t>
      </w:r>
      <w:r>
        <w:t>.</w:t>
      </w:r>
    </w:p>
    <w:p w14:paraId="335A9177" w14:textId="75B3DFCA" w:rsidR="00C63878" w:rsidRDefault="00C63878" w:rsidP="00C63878">
      <w:pPr>
        <w:pStyle w:val="Heading3"/>
      </w:pPr>
      <w:bookmarkStart w:id="48" w:name="_Toc110206853"/>
      <w:r>
        <w:t>Biểu thức chính quy (R</w:t>
      </w:r>
      <w:r w:rsidRPr="00C63878">
        <w:t>egular expression</w:t>
      </w:r>
      <w:r>
        <w:t>)</w:t>
      </w:r>
      <w:bookmarkEnd w:id="48"/>
    </w:p>
    <w:p w14:paraId="2C857116" w14:textId="758D5D7A" w:rsidR="00A23793" w:rsidRDefault="00C63878" w:rsidP="00C63878">
      <w:pPr>
        <w:ind w:firstLine="720"/>
      </w:pPr>
      <w:r>
        <w:t xml:space="preserve">Biểu thức chính quy là một chuỗi các ký tự tạo thành một mẫu tìm kiếm. Biểu thức chính quy có thể là một ký tự đơn hoặc một mẫu phức tạp hơn. Biểu thức chính qua là không thể thiếu đối với các hệ thống vần kiểm tra dữ liệu người dùng trước khi đưa vào hệ thống. </w:t>
      </w:r>
    </w:p>
    <w:p w14:paraId="51C49ED2" w14:textId="700439B4" w:rsidR="00C63878" w:rsidRPr="00296F62" w:rsidRDefault="00C63878" w:rsidP="00C63878">
      <w:pPr>
        <w:pStyle w:val="Heading2"/>
      </w:pPr>
      <w:bookmarkStart w:id="49" w:name="_Toc110206854"/>
      <w:r>
        <w:t>Lập trình hướng đối tượng (oop) trong Java</w:t>
      </w:r>
      <w:bookmarkEnd w:id="49"/>
    </w:p>
    <w:p w14:paraId="2555235B" w14:textId="34B70F6B" w:rsidR="00C63878" w:rsidRDefault="00C63878" w:rsidP="00D61D11">
      <w:pPr>
        <w:ind w:firstLine="720"/>
      </w:pPr>
      <w:r>
        <w:t>Đối tượng (Object) là một thực thể có trạng thái và hành vi. Nó có thể mang tính vật lý hoặc logic. Lớp (Class)</w:t>
      </w:r>
      <w:r w:rsidRPr="00C63878">
        <w:t xml:space="preserve"> có thể xem lớp như một khuôn mẫu (template) của đối tượng. Trong đó bao gồm dữ liệu của đối tượng (fields hay properties) và các phương thức(methods) tác động lên thành phần dữ liệu đó gọi là các phương thức của lớp</w:t>
      </w:r>
      <w:r>
        <w:t>.</w:t>
      </w:r>
      <w:r w:rsidR="00D61D11">
        <w:t xml:space="preserve"> </w:t>
      </w:r>
    </w:p>
    <w:p w14:paraId="400F0EFA" w14:textId="77777777" w:rsidR="00121D80" w:rsidRDefault="00121D80" w:rsidP="00121D80">
      <w:pPr>
        <w:pStyle w:val="Heading3"/>
      </w:pPr>
      <w:bookmarkStart w:id="50" w:name="_Toc110206855"/>
      <w:r>
        <w:t>Lớp Object</w:t>
      </w:r>
      <w:bookmarkEnd w:id="50"/>
    </w:p>
    <w:p w14:paraId="1CBE592D" w14:textId="77777777" w:rsidR="00121D80" w:rsidRPr="009566F2" w:rsidRDefault="00121D80" w:rsidP="00121D80">
      <w:pPr>
        <w:ind w:firstLine="720"/>
      </w:pPr>
      <w:r w:rsidRPr="009566F2">
        <w:t xml:space="preserve">Mặc định lớp Object là lớp cha của tất cả các lớp trong java. </w:t>
      </w:r>
      <w:r>
        <w:t>Ta không cần khai báo nhưng Java tự hiểu tất cả các class đều kế thừa class Object.Lớp Object có sẵn 1 số các phương thức và tất cả các lớp trong Java đều được thừa hưởn các phương thức đó. Việc hiểu và ghi đề (Override) các phương thức này khi cần thiết là vô cùng quan trọng. Có thể kể đến 1 vài phương thức như</w:t>
      </w:r>
    </w:p>
    <w:tbl>
      <w:tblPr>
        <w:tblStyle w:val="TableGrid"/>
        <w:tblW w:w="0" w:type="auto"/>
        <w:tblLook w:val="04A0" w:firstRow="1" w:lastRow="0" w:firstColumn="1" w:lastColumn="0" w:noHBand="0" w:noVBand="1"/>
      </w:tblPr>
      <w:tblGrid>
        <w:gridCol w:w="1440"/>
        <w:gridCol w:w="7619"/>
      </w:tblGrid>
      <w:tr w:rsidR="00121D80" w14:paraId="7EFD54D0" w14:textId="77777777" w:rsidTr="00121D80">
        <w:tc>
          <w:tcPr>
            <w:tcW w:w="1440" w:type="dxa"/>
          </w:tcPr>
          <w:p w14:paraId="64AE6D85" w14:textId="1B78CDBC" w:rsidR="00121D80" w:rsidRDefault="00121D80" w:rsidP="00121D80">
            <w:pPr>
              <w:jc w:val="left"/>
            </w:pPr>
            <w:r>
              <w:t>H</w:t>
            </w:r>
            <w:r w:rsidRPr="00121D80">
              <w:t>ashCode</w:t>
            </w:r>
          </w:p>
        </w:tc>
        <w:tc>
          <w:tcPr>
            <w:tcW w:w="7619" w:type="dxa"/>
          </w:tcPr>
          <w:p w14:paraId="12AC81D4" w14:textId="62FEF39C" w:rsidR="00121D80" w:rsidRDefault="00121D80" w:rsidP="00121D80">
            <w:pPr>
              <w:jc w:val="left"/>
            </w:pPr>
            <w:r>
              <w:t>Trả về số hardcode cho đối tượng hiện tại. Mỗi đối tượng sẽ có 1 số hardcode riêng, nó có ứng dụng rất lớn trong cấu trúc dữ liêu.</w:t>
            </w:r>
          </w:p>
        </w:tc>
      </w:tr>
      <w:tr w:rsidR="00121D80" w14:paraId="7D18651A" w14:textId="77777777" w:rsidTr="00121D80">
        <w:tc>
          <w:tcPr>
            <w:tcW w:w="1440" w:type="dxa"/>
          </w:tcPr>
          <w:p w14:paraId="57ABB59C" w14:textId="4793B4E0" w:rsidR="00121D80" w:rsidRDefault="00121D80" w:rsidP="00121D80">
            <w:pPr>
              <w:jc w:val="left"/>
            </w:pPr>
            <w:r>
              <w:t>ToString</w:t>
            </w:r>
          </w:p>
        </w:tc>
        <w:tc>
          <w:tcPr>
            <w:tcW w:w="7619" w:type="dxa"/>
          </w:tcPr>
          <w:p w14:paraId="7162F9DC" w14:textId="4A5B8D26" w:rsidR="00121D80" w:rsidRDefault="00121D80" w:rsidP="00121D80">
            <w:pPr>
              <w:jc w:val="left"/>
            </w:pPr>
            <w:r>
              <w:t>Phương thức định nghĩa kiểu hiên thị dữ liệu khi in ra màn hình của lớp</w:t>
            </w:r>
          </w:p>
        </w:tc>
      </w:tr>
      <w:tr w:rsidR="00121D80" w14:paraId="6D65B766" w14:textId="77777777" w:rsidTr="00121D80">
        <w:tc>
          <w:tcPr>
            <w:tcW w:w="1440" w:type="dxa"/>
          </w:tcPr>
          <w:p w14:paraId="2BEBA423" w14:textId="61A7AE91" w:rsidR="00121D80" w:rsidRDefault="00121D80" w:rsidP="00121D80">
            <w:pPr>
              <w:jc w:val="left"/>
            </w:pPr>
            <w:r>
              <w:t>Equal</w:t>
            </w:r>
          </w:p>
        </w:tc>
        <w:tc>
          <w:tcPr>
            <w:tcW w:w="7619" w:type="dxa"/>
          </w:tcPr>
          <w:p w14:paraId="0A0498C7" w14:textId="7624EA31" w:rsidR="00121D80" w:rsidRDefault="00121D80" w:rsidP="00121D80">
            <w:pPr>
              <w:jc w:val="left"/>
            </w:pPr>
            <w:r>
              <w:t>Phương thức định nghĩa các so sánh 2 Object như thế nào thì được cao là băng nhau</w:t>
            </w:r>
          </w:p>
        </w:tc>
      </w:tr>
      <w:tr w:rsidR="00121D80" w14:paraId="709C29CD" w14:textId="77777777" w:rsidTr="00121D80">
        <w:tc>
          <w:tcPr>
            <w:tcW w:w="1440" w:type="dxa"/>
          </w:tcPr>
          <w:p w14:paraId="049AEE2F" w14:textId="7B07803E" w:rsidR="00121D80" w:rsidRDefault="00121D80" w:rsidP="00121D80">
            <w:pPr>
              <w:jc w:val="left"/>
            </w:pPr>
            <w:r>
              <w:lastRenderedPageBreak/>
              <w:t>CompareTo</w:t>
            </w:r>
          </w:p>
        </w:tc>
        <w:tc>
          <w:tcPr>
            <w:tcW w:w="7619" w:type="dxa"/>
          </w:tcPr>
          <w:p w14:paraId="46B032DD" w14:textId="64CF4C78" w:rsidR="00121D80" w:rsidRDefault="00121D80" w:rsidP="00121D80">
            <w:pPr>
              <w:jc w:val="left"/>
            </w:pPr>
            <w:r>
              <w:t>Phương thức so sánh 2 Object, thường được dùng trong Comparator hoặc Comparator</w:t>
            </w:r>
          </w:p>
        </w:tc>
      </w:tr>
    </w:tbl>
    <w:p w14:paraId="7BF34E48" w14:textId="7B378BEE" w:rsidR="00121D80" w:rsidRDefault="00121D80" w:rsidP="009F45B0">
      <w:pPr>
        <w:pStyle w:val="Bng"/>
      </w:pPr>
      <w:bookmarkStart w:id="51" w:name="_Toc110206921"/>
      <w:r>
        <w:t xml:space="preserve">Bảng </w:t>
      </w:r>
      <w:r>
        <w:rPr>
          <w:noProof/>
        </w:rPr>
        <w:t>2</w:t>
      </w:r>
      <w:r>
        <w:t>.</w:t>
      </w:r>
      <w:r>
        <w:rPr>
          <w:noProof/>
        </w:rPr>
        <w:t>1</w:t>
      </w:r>
      <w:r>
        <w:t xml:space="preserve"> Các </w:t>
      </w:r>
      <w:r w:rsidRPr="009F45B0">
        <w:t>phương</w:t>
      </w:r>
      <w:r>
        <w:t xml:space="preserve"> thức quan trong của lớp Object</w:t>
      </w:r>
      <w:bookmarkEnd w:id="51"/>
    </w:p>
    <w:p w14:paraId="7397EE23" w14:textId="5114B122" w:rsidR="00D61D11" w:rsidRPr="00A23793" w:rsidRDefault="00D61D11" w:rsidP="00D61D11">
      <w:pPr>
        <w:pStyle w:val="Heading3"/>
      </w:pPr>
      <w:bookmarkStart w:id="52" w:name="_Toc110206856"/>
      <w:r>
        <w:t xml:space="preserve">Các </w:t>
      </w:r>
      <w:r w:rsidRPr="00D61D11">
        <w:t>tính chất của lập trình hướng đối tượng trong Java</w:t>
      </w:r>
      <w:bookmarkEnd w:id="52"/>
      <w:r>
        <w:t xml:space="preserve"> </w:t>
      </w:r>
    </w:p>
    <w:p w14:paraId="410D181C" w14:textId="25325304" w:rsidR="00D61D11" w:rsidRPr="00C60268" w:rsidRDefault="00C63878" w:rsidP="001318E7">
      <w:pPr>
        <w:pStyle w:val="ListParagraph"/>
        <w:numPr>
          <w:ilvl w:val="0"/>
          <w:numId w:val="14"/>
        </w:numPr>
        <w:rPr>
          <w:lang w:val="vi-VN"/>
        </w:rPr>
      </w:pPr>
      <w:r>
        <w:rPr>
          <w:lang w:val="vi-VN"/>
        </w:rPr>
        <w:t xml:space="preserve">Tính đóng gói và bảo mật bên trong. Tức là các thuộc tính của các đối tượng được bảo vệ, không thể thay đổi từ bên ngoài 1 cách trực tiếp, việc này đảm bảo sự toàn vẹn, bảo mật của đối tượng trong Java. </w:t>
      </w:r>
      <w:r>
        <w:t>T</w:t>
      </w:r>
      <w:r w:rsidRPr="00D20EF7">
        <w:rPr>
          <w:lang w:val="vi-VN"/>
        </w:rPr>
        <w:t>ính đóng gói được thể hiện thông qua phạm vi truy cập (access modifier)</w:t>
      </w:r>
      <w:r>
        <w:t>. Có 4 loại phạm vi truy cập trong Java</w:t>
      </w:r>
      <w:r w:rsidR="001318E7">
        <w:t xml:space="preserve">. </w:t>
      </w:r>
      <w:r w:rsidRPr="001318E7">
        <w:rPr>
          <w:lang w:val="vi-VN"/>
        </w:rPr>
        <w:t>Bảng dưới đây mô tả khả năng truy cập của các Access Modifier trong java:</w:t>
      </w:r>
    </w:p>
    <w:tbl>
      <w:tblPr>
        <w:tblW w:w="95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86"/>
        <w:gridCol w:w="1221"/>
        <w:gridCol w:w="1751"/>
        <w:gridCol w:w="2961"/>
        <w:gridCol w:w="1732"/>
      </w:tblGrid>
      <w:tr w:rsidR="00C63878" w:rsidRPr="00C63878" w14:paraId="7F520746" w14:textId="77777777" w:rsidTr="00C63878">
        <w:tc>
          <w:tcPr>
            <w:tcW w:w="0" w:type="auto"/>
            <w:shd w:val="clear" w:color="auto" w:fill="EEEEEE"/>
            <w:tcMar>
              <w:top w:w="75" w:type="dxa"/>
              <w:left w:w="75" w:type="dxa"/>
              <w:bottom w:w="75" w:type="dxa"/>
              <w:right w:w="75" w:type="dxa"/>
            </w:tcMar>
            <w:hideMark/>
          </w:tcPr>
          <w:p w14:paraId="221BA6B2" w14:textId="77777777" w:rsidR="00C63878" w:rsidRPr="00C63878" w:rsidRDefault="00C63878" w:rsidP="00C63878">
            <w:pPr>
              <w:rPr>
                <w:b/>
                <w:bCs/>
              </w:rPr>
            </w:pPr>
            <w:r w:rsidRPr="00C63878">
              <w:rPr>
                <w:b/>
                <w:bCs/>
              </w:rPr>
              <w:t>Access Modifier</w:t>
            </w:r>
          </w:p>
        </w:tc>
        <w:tc>
          <w:tcPr>
            <w:tcW w:w="0" w:type="auto"/>
            <w:shd w:val="clear" w:color="auto" w:fill="EEEEEE"/>
            <w:tcMar>
              <w:top w:w="75" w:type="dxa"/>
              <w:left w:w="75" w:type="dxa"/>
              <w:bottom w:w="75" w:type="dxa"/>
              <w:right w:w="75" w:type="dxa"/>
            </w:tcMar>
            <w:hideMark/>
          </w:tcPr>
          <w:p w14:paraId="19D6C00D" w14:textId="77777777" w:rsidR="00C63878" w:rsidRPr="00C63878" w:rsidRDefault="00C63878" w:rsidP="00C63878">
            <w:pPr>
              <w:rPr>
                <w:b/>
                <w:bCs/>
              </w:rPr>
            </w:pPr>
            <w:r w:rsidRPr="00C63878">
              <w:rPr>
                <w:b/>
                <w:bCs/>
              </w:rPr>
              <w:t>Trong lớp</w:t>
            </w:r>
          </w:p>
        </w:tc>
        <w:tc>
          <w:tcPr>
            <w:tcW w:w="0" w:type="auto"/>
            <w:shd w:val="clear" w:color="auto" w:fill="EEEEEE"/>
            <w:tcMar>
              <w:top w:w="75" w:type="dxa"/>
              <w:left w:w="75" w:type="dxa"/>
              <w:bottom w:w="75" w:type="dxa"/>
              <w:right w:w="75" w:type="dxa"/>
            </w:tcMar>
            <w:hideMark/>
          </w:tcPr>
          <w:p w14:paraId="5E926DD7" w14:textId="77777777" w:rsidR="00C63878" w:rsidRPr="00C63878" w:rsidRDefault="00C63878" w:rsidP="00C63878">
            <w:pPr>
              <w:rPr>
                <w:b/>
                <w:bCs/>
              </w:rPr>
            </w:pPr>
            <w:r w:rsidRPr="00C63878">
              <w:rPr>
                <w:b/>
                <w:bCs/>
              </w:rPr>
              <w:t>Trong package</w:t>
            </w:r>
          </w:p>
        </w:tc>
        <w:tc>
          <w:tcPr>
            <w:tcW w:w="0" w:type="auto"/>
            <w:shd w:val="clear" w:color="auto" w:fill="EEEEEE"/>
            <w:tcMar>
              <w:top w:w="75" w:type="dxa"/>
              <w:left w:w="75" w:type="dxa"/>
              <w:bottom w:w="75" w:type="dxa"/>
              <w:right w:w="75" w:type="dxa"/>
            </w:tcMar>
            <w:hideMark/>
          </w:tcPr>
          <w:p w14:paraId="328CB702" w14:textId="77777777" w:rsidR="00C63878" w:rsidRPr="00C63878" w:rsidRDefault="00C63878" w:rsidP="00C63878">
            <w:pPr>
              <w:rPr>
                <w:b/>
                <w:bCs/>
              </w:rPr>
            </w:pPr>
            <w:r w:rsidRPr="00C63878">
              <w:rPr>
                <w:b/>
                <w:bCs/>
              </w:rPr>
              <w:t>Ngoài package bởi lớp con</w:t>
            </w:r>
          </w:p>
        </w:tc>
        <w:tc>
          <w:tcPr>
            <w:tcW w:w="0" w:type="auto"/>
            <w:shd w:val="clear" w:color="auto" w:fill="EEEEEE"/>
            <w:tcMar>
              <w:top w:w="75" w:type="dxa"/>
              <w:left w:w="75" w:type="dxa"/>
              <w:bottom w:w="75" w:type="dxa"/>
              <w:right w:w="75" w:type="dxa"/>
            </w:tcMar>
            <w:hideMark/>
          </w:tcPr>
          <w:p w14:paraId="5B55A2C3" w14:textId="77777777" w:rsidR="00C63878" w:rsidRPr="00C63878" w:rsidRDefault="00C63878" w:rsidP="00C63878">
            <w:pPr>
              <w:rPr>
                <w:b/>
                <w:bCs/>
              </w:rPr>
            </w:pPr>
            <w:r w:rsidRPr="00C63878">
              <w:rPr>
                <w:b/>
                <w:bCs/>
              </w:rPr>
              <w:t>Ngoài package</w:t>
            </w:r>
          </w:p>
        </w:tc>
      </w:tr>
      <w:tr w:rsidR="00C63878" w:rsidRPr="00C63878" w14:paraId="7DEDD370" w14:textId="77777777" w:rsidTr="00C63878">
        <w:tc>
          <w:tcPr>
            <w:tcW w:w="0" w:type="auto"/>
            <w:shd w:val="clear" w:color="auto" w:fill="FFFFFF"/>
            <w:tcMar>
              <w:top w:w="75" w:type="dxa"/>
              <w:left w:w="75" w:type="dxa"/>
              <w:bottom w:w="75" w:type="dxa"/>
              <w:right w:w="75" w:type="dxa"/>
            </w:tcMar>
            <w:hideMark/>
          </w:tcPr>
          <w:p w14:paraId="08EE12FA" w14:textId="77777777" w:rsidR="00C63878" w:rsidRPr="00C63878" w:rsidRDefault="00C63878" w:rsidP="00C63878">
            <w:r w:rsidRPr="00C63878">
              <w:t>Private</w:t>
            </w:r>
          </w:p>
        </w:tc>
        <w:tc>
          <w:tcPr>
            <w:tcW w:w="0" w:type="auto"/>
            <w:shd w:val="clear" w:color="auto" w:fill="FFFFFF"/>
            <w:tcMar>
              <w:top w:w="75" w:type="dxa"/>
              <w:left w:w="75" w:type="dxa"/>
              <w:bottom w:w="75" w:type="dxa"/>
              <w:right w:w="75" w:type="dxa"/>
            </w:tcMar>
            <w:hideMark/>
          </w:tcPr>
          <w:p w14:paraId="305AAEC1" w14:textId="77777777" w:rsidR="00C63878" w:rsidRPr="00C63878" w:rsidRDefault="00C63878" w:rsidP="00C63878">
            <w:r w:rsidRPr="00C63878">
              <w:t>Y</w:t>
            </w:r>
          </w:p>
        </w:tc>
        <w:tc>
          <w:tcPr>
            <w:tcW w:w="0" w:type="auto"/>
            <w:shd w:val="clear" w:color="auto" w:fill="FFFFFF"/>
            <w:tcMar>
              <w:top w:w="75" w:type="dxa"/>
              <w:left w:w="75" w:type="dxa"/>
              <w:bottom w:w="75" w:type="dxa"/>
              <w:right w:w="75" w:type="dxa"/>
            </w:tcMar>
            <w:hideMark/>
          </w:tcPr>
          <w:p w14:paraId="21EEE2DA" w14:textId="77777777" w:rsidR="00C63878" w:rsidRPr="00C63878" w:rsidRDefault="00C63878" w:rsidP="00C63878">
            <w:r w:rsidRPr="00C63878">
              <w:t>N</w:t>
            </w:r>
          </w:p>
        </w:tc>
        <w:tc>
          <w:tcPr>
            <w:tcW w:w="0" w:type="auto"/>
            <w:shd w:val="clear" w:color="auto" w:fill="FFFFFF"/>
            <w:tcMar>
              <w:top w:w="75" w:type="dxa"/>
              <w:left w:w="75" w:type="dxa"/>
              <w:bottom w:w="75" w:type="dxa"/>
              <w:right w:w="75" w:type="dxa"/>
            </w:tcMar>
            <w:hideMark/>
          </w:tcPr>
          <w:p w14:paraId="64819CA2" w14:textId="77777777" w:rsidR="00C63878" w:rsidRPr="00C63878" w:rsidRDefault="00C63878" w:rsidP="00C63878">
            <w:r w:rsidRPr="00C63878">
              <w:t>N</w:t>
            </w:r>
          </w:p>
        </w:tc>
        <w:tc>
          <w:tcPr>
            <w:tcW w:w="0" w:type="auto"/>
            <w:shd w:val="clear" w:color="auto" w:fill="FFFFFF"/>
            <w:tcMar>
              <w:top w:w="75" w:type="dxa"/>
              <w:left w:w="75" w:type="dxa"/>
              <w:bottom w:w="75" w:type="dxa"/>
              <w:right w:w="75" w:type="dxa"/>
            </w:tcMar>
            <w:hideMark/>
          </w:tcPr>
          <w:p w14:paraId="5B62F214" w14:textId="77777777" w:rsidR="00C63878" w:rsidRPr="00C63878" w:rsidRDefault="00C63878" w:rsidP="00C63878">
            <w:r w:rsidRPr="00C63878">
              <w:t>N</w:t>
            </w:r>
          </w:p>
        </w:tc>
      </w:tr>
      <w:tr w:rsidR="00C63878" w:rsidRPr="00C63878" w14:paraId="5746876C" w14:textId="77777777" w:rsidTr="00C63878">
        <w:tc>
          <w:tcPr>
            <w:tcW w:w="0" w:type="auto"/>
            <w:shd w:val="clear" w:color="auto" w:fill="FFFFFF"/>
            <w:tcMar>
              <w:top w:w="75" w:type="dxa"/>
              <w:left w:w="75" w:type="dxa"/>
              <w:bottom w:w="75" w:type="dxa"/>
              <w:right w:w="75" w:type="dxa"/>
            </w:tcMar>
            <w:hideMark/>
          </w:tcPr>
          <w:p w14:paraId="27D5584A" w14:textId="77777777" w:rsidR="00C63878" w:rsidRPr="00C63878" w:rsidRDefault="00C63878" w:rsidP="00C63878">
            <w:r w:rsidRPr="00C63878">
              <w:t>Default</w:t>
            </w:r>
          </w:p>
        </w:tc>
        <w:tc>
          <w:tcPr>
            <w:tcW w:w="0" w:type="auto"/>
            <w:shd w:val="clear" w:color="auto" w:fill="FFFFFF"/>
            <w:tcMar>
              <w:top w:w="75" w:type="dxa"/>
              <w:left w:w="75" w:type="dxa"/>
              <w:bottom w:w="75" w:type="dxa"/>
              <w:right w:w="75" w:type="dxa"/>
            </w:tcMar>
            <w:hideMark/>
          </w:tcPr>
          <w:p w14:paraId="3EA8D83D" w14:textId="77777777" w:rsidR="00C63878" w:rsidRPr="00C63878" w:rsidRDefault="00C63878" w:rsidP="00C63878">
            <w:r w:rsidRPr="00C63878">
              <w:t>Y</w:t>
            </w:r>
          </w:p>
        </w:tc>
        <w:tc>
          <w:tcPr>
            <w:tcW w:w="0" w:type="auto"/>
            <w:shd w:val="clear" w:color="auto" w:fill="FFFFFF"/>
            <w:tcMar>
              <w:top w:w="75" w:type="dxa"/>
              <w:left w:w="75" w:type="dxa"/>
              <w:bottom w:w="75" w:type="dxa"/>
              <w:right w:w="75" w:type="dxa"/>
            </w:tcMar>
            <w:hideMark/>
          </w:tcPr>
          <w:p w14:paraId="6E7C6F54" w14:textId="77777777" w:rsidR="00C63878" w:rsidRPr="00C63878" w:rsidRDefault="00C63878" w:rsidP="00C63878">
            <w:r w:rsidRPr="00C63878">
              <w:t>Y</w:t>
            </w:r>
          </w:p>
        </w:tc>
        <w:tc>
          <w:tcPr>
            <w:tcW w:w="0" w:type="auto"/>
            <w:shd w:val="clear" w:color="auto" w:fill="FFFFFF"/>
            <w:tcMar>
              <w:top w:w="75" w:type="dxa"/>
              <w:left w:w="75" w:type="dxa"/>
              <w:bottom w:w="75" w:type="dxa"/>
              <w:right w:w="75" w:type="dxa"/>
            </w:tcMar>
            <w:hideMark/>
          </w:tcPr>
          <w:p w14:paraId="36C7DB2F" w14:textId="77777777" w:rsidR="00C63878" w:rsidRPr="00C63878" w:rsidRDefault="00C63878" w:rsidP="00C63878">
            <w:r w:rsidRPr="00C63878">
              <w:t>N</w:t>
            </w:r>
          </w:p>
        </w:tc>
        <w:tc>
          <w:tcPr>
            <w:tcW w:w="0" w:type="auto"/>
            <w:shd w:val="clear" w:color="auto" w:fill="FFFFFF"/>
            <w:tcMar>
              <w:top w:w="75" w:type="dxa"/>
              <w:left w:w="75" w:type="dxa"/>
              <w:bottom w:w="75" w:type="dxa"/>
              <w:right w:w="75" w:type="dxa"/>
            </w:tcMar>
            <w:hideMark/>
          </w:tcPr>
          <w:p w14:paraId="2C3062AE" w14:textId="77777777" w:rsidR="00C63878" w:rsidRPr="00C63878" w:rsidRDefault="00C63878" w:rsidP="00C63878">
            <w:r w:rsidRPr="00C63878">
              <w:t>N</w:t>
            </w:r>
          </w:p>
        </w:tc>
      </w:tr>
      <w:tr w:rsidR="00C63878" w:rsidRPr="00C63878" w14:paraId="6C99894A" w14:textId="77777777" w:rsidTr="00C63878">
        <w:tc>
          <w:tcPr>
            <w:tcW w:w="0" w:type="auto"/>
            <w:shd w:val="clear" w:color="auto" w:fill="FFFFFF"/>
            <w:tcMar>
              <w:top w:w="75" w:type="dxa"/>
              <w:left w:w="75" w:type="dxa"/>
              <w:bottom w:w="75" w:type="dxa"/>
              <w:right w:w="75" w:type="dxa"/>
            </w:tcMar>
            <w:hideMark/>
          </w:tcPr>
          <w:p w14:paraId="47C62EBF" w14:textId="77777777" w:rsidR="00C63878" w:rsidRPr="00C63878" w:rsidRDefault="00C63878" w:rsidP="00C63878">
            <w:r w:rsidRPr="00C63878">
              <w:t>Protected</w:t>
            </w:r>
          </w:p>
        </w:tc>
        <w:tc>
          <w:tcPr>
            <w:tcW w:w="0" w:type="auto"/>
            <w:shd w:val="clear" w:color="auto" w:fill="FFFFFF"/>
            <w:tcMar>
              <w:top w:w="75" w:type="dxa"/>
              <w:left w:w="75" w:type="dxa"/>
              <w:bottom w:w="75" w:type="dxa"/>
              <w:right w:w="75" w:type="dxa"/>
            </w:tcMar>
            <w:hideMark/>
          </w:tcPr>
          <w:p w14:paraId="18FC4089" w14:textId="77777777" w:rsidR="00C63878" w:rsidRPr="00C63878" w:rsidRDefault="00C63878" w:rsidP="00C63878">
            <w:r w:rsidRPr="00C63878">
              <w:t>Y</w:t>
            </w:r>
          </w:p>
        </w:tc>
        <w:tc>
          <w:tcPr>
            <w:tcW w:w="0" w:type="auto"/>
            <w:shd w:val="clear" w:color="auto" w:fill="FFFFFF"/>
            <w:tcMar>
              <w:top w:w="75" w:type="dxa"/>
              <w:left w:w="75" w:type="dxa"/>
              <w:bottom w:w="75" w:type="dxa"/>
              <w:right w:w="75" w:type="dxa"/>
            </w:tcMar>
            <w:hideMark/>
          </w:tcPr>
          <w:p w14:paraId="204497DF" w14:textId="77777777" w:rsidR="00C63878" w:rsidRPr="00C63878" w:rsidRDefault="00C63878" w:rsidP="00C63878">
            <w:r w:rsidRPr="00C63878">
              <w:t>Y</w:t>
            </w:r>
          </w:p>
        </w:tc>
        <w:tc>
          <w:tcPr>
            <w:tcW w:w="0" w:type="auto"/>
            <w:shd w:val="clear" w:color="auto" w:fill="FFFFFF"/>
            <w:tcMar>
              <w:top w:w="75" w:type="dxa"/>
              <w:left w:w="75" w:type="dxa"/>
              <w:bottom w:w="75" w:type="dxa"/>
              <w:right w:w="75" w:type="dxa"/>
            </w:tcMar>
            <w:hideMark/>
          </w:tcPr>
          <w:p w14:paraId="02830029" w14:textId="77777777" w:rsidR="00C63878" w:rsidRPr="00C63878" w:rsidRDefault="00C63878" w:rsidP="00C63878">
            <w:r w:rsidRPr="00C63878">
              <w:t>Y</w:t>
            </w:r>
          </w:p>
        </w:tc>
        <w:tc>
          <w:tcPr>
            <w:tcW w:w="0" w:type="auto"/>
            <w:shd w:val="clear" w:color="auto" w:fill="FFFFFF"/>
            <w:tcMar>
              <w:top w:w="75" w:type="dxa"/>
              <w:left w:w="75" w:type="dxa"/>
              <w:bottom w:w="75" w:type="dxa"/>
              <w:right w:w="75" w:type="dxa"/>
            </w:tcMar>
            <w:hideMark/>
          </w:tcPr>
          <w:p w14:paraId="76A9D692" w14:textId="77777777" w:rsidR="00C63878" w:rsidRPr="00C63878" w:rsidRDefault="00C63878" w:rsidP="00C63878">
            <w:r w:rsidRPr="00C63878">
              <w:t>N</w:t>
            </w:r>
          </w:p>
        </w:tc>
      </w:tr>
      <w:tr w:rsidR="00C63878" w:rsidRPr="00C63878" w14:paraId="7E555E98" w14:textId="77777777" w:rsidTr="00C63878">
        <w:tc>
          <w:tcPr>
            <w:tcW w:w="0" w:type="auto"/>
            <w:shd w:val="clear" w:color="auto" w:fill="FFFFFF"/>
            <w:tcMar>
              <w:top w:w="75" w:type="dxa"/>
              <w:left w:w="75" w:type="dxa"/>
              <w:bottom w:w="75" w:type="dxa"/>
              <w:right w:w="75" w:type="dxa"/>
            </w:tcMar>
            <w:hideMark/>
          </w:tcPr>
          <w:p w14:paraId="5934BC2A" w14:textId="77777777" w:rsidR="00C63878" w:rsidRPr="00C63878" w:rsidRDefault="00C63878" w:rsidP="00C63878">
            <w:r w:rsidRPr="00C63878">
              <w:t>Public</w:t>
            </w:r>
          </w:p>
        </w:tc>
        <w:tc>
          <w:tcPr>
            <w:tcW w:w="0" w:type="auto"/>
            <w:shd w:val="clear" w:color="auto" w:fill="FFFFFF"/>
            <w:tcMar>
              <w:top w:w="75" w:type="dxa"/>
              <w:left w:w="75" w:type="dxa"/>
              <w:bottom w:w="75" w:type="dxa"/>
              <w:right w:w="75" w:type="dxa"/>
            </w:tcMar>
            <w:hideMark/>
          </w:tcPr>
          <w:p w14:paraId="572380D5" w14:textId="77777777" w:rsidR="00C63878" w:rsidRPr="00C63878" w:rsidRDefault="00C63878" w:rsidP="00C63878">
            <w:r w:rsidRPr="00C63878">
              <w:t>Y</w:t>
            </w:r>
          </w:p>
        </w:tc>
        <w:tc>
          <w:tcPr>
            <w:tcW w:w="0" w:type="auto"/>
            <w:shd w:val="clear" w:color="auto" w:fill="FFFFFF"/>
            <w:tcMar>
              <w:top w:w="75" w:type="dxa"/>
              <w:left w:w="75" w:type="dxa"/>
              <w:bottom w:w="75" w:type="dxa"/>
              <w:right w:w="75" w:type="dxa"/>
            </w:tcMar>
            <w:hideMark/>
          </w:tcPr>
          <w:p w14:paraId="08124299" w14:textId="77777777" w:rsidR="00C63878" w:rsidRPr="00C63878" w:rsidRDefault="00C63878" w:rsidP="00C63878">
            <w:r w:rsidRPr="00C63878">
              <w:t>Y</w:t>
            </w:r>
          </w:p>
        </w:tc>
        <w:tc>
          <w:tcPr>
            <w:tcW w:w="0" w:type="auto"/>
            <w:shd w:val="clear" w:color="auto" w:fill="FFFFFF"/>
            <w:tcMar>
              <w:top w:w="75" w:type="dxa"/>
              <w:left w:w="75" w:type="dxa"/>
              <w:bottom w:w="75" w:type="dxa"/>
              <w:right w:w="75" w:type="dxa"/>
            </w:tcMar>
            <w:hideMark/>
          </w:tcPr>
          <w:p w14:paraId="3F91AB8B" w14:textId="77777777" w:rsidR="00C63878" w:rsidRPr="00C63878" w:rsidRDefault="00C63878" w:rsidP="00C63878">
            <w:r w:rsidRPr="00C63878">
              <w:t>Y</w:t>
            </w:r>
          </w:p>
        </w:tc>
        <w:tc>
          <w:tcPr>
            <w:tcW w:w="0" w:type="auto"/>
            <w:shd w:val="clear" w:color="auto" w:fill="FFFFFF"/>
            <w:tcMar>
              <w:top w:w="75" w:type="dxa"/>
              <w:left w:w="75" w:type="dxa"/>
              <w:bottom w:w="75" w:type="dxa"/>
              <w:right w:w="75" w:type="dxa"/>
            </w:tcMar>
            <w:hideMark/>
          </w:tcPr>
          <w:p w14:paraId="526EC3AB" w14:textId="77777777" w:rsidR="00C63878" w:rsidRPr="00C63878" w:rsidRDefault="00C63878" w:rsidP="00C63878">
            <w:r w:rsidRPr="00C63878">
              <w:t>Y</w:t>
            </w:r>
          </w:p>
        </w:tc>
      </w:tr>
    </w:tbl>
    <w:p w14:paraId="5D6A26F1" w14:textId="04FEDB8E" w:rsidR="00C63878" w:rsidRPr="001318E7" w:rsidRDefault="001318E7" w:rsidP="009F45B0">
      <w:pPr>
        <w:pStyle w:val="Bng"/>
      </w:pPr>
      <w:bookmarkStart w:id="53" w:name="_Ref8910638"/>
      <w:bookmarkStart w:id="54" w:name="_Ref8910048"/>
      <w:bookmarkStart w:id="55" w:name="_Toc9951164"/>
      <w:bookmarkStart w:id="56" w:name="_Toc110206922"/>
      <w:r>
        <w:t xml:space="preserve">Bảng </w:t>
      </w:r>
      <w:r>
        <w:rPr>
          <w:noProof/>
        </w:rPr>
        <w:t>2</w:t>
      </w:r>
      <w:r>
        <w:t>.</w:t>
      </w:r>
      <w:bookmarkEnd w:id="53"/>
      <w:r w:rsidR="00121D80">
        <w:rPr>
          <w:noProof/>
        </w:rPr>
        <w:t>2</w:t>
      </w:r>
      <w:r>
        <w:t xml:space="preserve"> </w:t>
      </w:r>
      <w:bookmarkEnd w:id="54"/>
      <w:bookmarkEnd w:id="55"/>
      <w:r>
        <w:t>K</w:t>
      </w:r>
      <w:r w:rsidRPr="001318E7">
        <w:rPr>
          <w:lang w:val="vi-VN"/>
        </w:rPr>
        <w:t>hả năng truy cập của các Access Modifier</w:t>
      </w:r>
      <w:bookmarkEnd w:id="56"/>
    </w:p>
    <w:p w14:paraId="560A2BFE" w14:textId="77777777" w:rsidR="00C63878" w:rsidRDefault="00C63878" w:rsidP="00C63878">
      <w:pPr>
        <w:pStyle w:val="ListParagraph"/>
        <w:numPr>
          <w:ilvl w:val="0"/>
          <w:numId w:val="14"/>
        </w:numPr>
        <w:rPr>
          <w:lang w:val="vi-VN"/>
        </w:rPr>
      </w:pPr>
      <w:r>
        <w:rPr>
          <w:lang w:val="vi-VN"/>
        </w:rPr>
        <w:t>Tính kế thừa trong Java l</w:t>
      </w:r>
      <w:r w:rsidRPr="00D20EF7">
        <w:rPr>
          <w:lang w:val="vi-VN"/>
        </w:rPr>
        <w:t>à khả năng cho phép ta xây dựng một lớp mới dựa trên các định nghĩa của một lớp đã có. Lớp đã có gọi là lớp Cha, lớp mới phát sinh gọi là lớp Con và đương nhiên kế thừa tất cả các thành phần của lớp Cha, có thể chia sẻ hay mở rộng các đặc tính sẵn có mà không phải tiến hành định nghĩa lại.</w:t>
      </w:r>
    </w:p>
    <w:p w14:paraId="5F4696E6" w14:textId="77777777" w:rsidR="00C63878" w:rsidRDefault="00C63878" w:rsidP="00C63878">
      <w:pPr>
        <w:pStyle w:val="ListParagraph"/>
        <w:numPr>
          <w:ilvl w:val="0"/>
          <w:numId w:val="14"/>
        </w:numPr>
        <w:rPr>
          <w:lang w:val="vi-VN"/>
        </w:rPr>
      </w:pPr>
      <w:r>
        <w:rPr>
          <w:lang w:val="vi-VN"/>
        </w:rPr>
        <w:t xml:space="preserve">Tính đa hình: </w:t>
      </w:r>
    </w:p>
    <w:p w14:paraId="3217D76A" w14:textId="77777777" w:rsidR="00C63878" w:rsidRDefault="00C63878" w:rsidP="00C63878">
      <w:pPr>
        <w:pStyle w:val="ListParagraph"/>
        <w:numPr>
          <w:ilvl w:val="0"/>
          <w:numId w:val="15"/>
        </w:numPr>
        <w:rPr>
          <w:lang w:val="vi-VN"/>
        </w:rPr>
      </w:pPr>
      <w:r w:rsidRPr="00D20EF7">
        <w:rPr>
          <w:lang w:val="vi-VN"/>
        </w:rPr>
        <w:t>Nạp chồng (Overloading): Đây là khả năng cho phép một lớp có nhiều thuộc tính, phương thức cùng tên nhưng với các tham số khác nhau về loại cũng như về số lượng. Khi được gọi, dựa vào tham số truyền vào, phương thức tương ứng sẽ được thực hiện</w:t>
      </w:r>
    </w:p>
    <w:p w14:paraId="57AFB986" w14:textId="77777777" w:rsidR="00C63878" w:rsidRDefault="00C63878" w:rsidP="00C63878">
      <w:pPr>
        <w:pStyle w:val="ListParagraph"/>
        <w:numPr>
          <w:ilvl w:val="0"/>
          <w:numId w:val="15"/>
        </w:numPr>
        <w:rPr>
          <w:lang w:val="vi-VN"/>
        </w:rPr>
      </w:pPr>
      <w:r w:rsidRPr="00D20EF7">
        <w:rPr>
          <w:lang w:val="vi-VN"/>
        </w:rPr>
        <w:lastRenderedPageBreak/>
        <w:t xml:space="preserve">Ghi đè (Overriding): là hai phương thức cùng tên, cùng tham số, cùng kiểu trả về nhưng </w:t>
      </w:r>
      <w:r w:rsidRPr="0073027C">
        <w:rPr>
          <w:lang w:val="vi-VN"/>
        </w:rPr>
        <w:t>lớp con viết</w:t>
      </w:r>
      <w:r w:rsidRPr="00D20EF7">
        <w:rPr>
          <w:lang w:val="vi-VN"/>
        </w:rPr>
        <w:t xml:space="preserve"> lại và dùng theo cách của nó, và xuất hiện ở lớp cha và tiếp tục xuất hiện ở lớp con. Khi dùng override, lúc thực thi, nếu lớp Con không có phương thức riêng, phương thức của lớp Cha sẽ được gọi, ngược lại nếu có, phương thức của lớp Con được gọi</w:t>
      </w:r>
    </w:p>
    <w:p w14:paraId="0B6D367B" w14:textId="77777777" w:rsidR="00C63878" w:rsidRDefault="00C63878" w:rsidP="00C63878">
      <w:pPr>
        <w:pStyle w:val="ListParagraph"/>
        <w:numPr>
          <w:ilvl w:val="0"/>
          <w:numId w:val="14"/>
        </w:numPr>
        <w:rPr>
          <w:lang w:val="vi-VN"/>
        </w:rPr>
      </w:pPr>
      <w:r w:rsidRPr="00D20EF7">
        <w:rPr>
          <w:lang w:val="vi-VN"/>
        </w:rPr>
        <w:t>Tính trừu tượng</w:t>
      </w:r>
      <w:r>
        <w:rPr>
          <w:lang w:val="vi-VN"/>
        </w:rPr>
        <w:t xml:space="preserve"> </w:t>
      </w:r>
      <w:r w:rsidRPr="00D20EF7">
        <w:rPr>
          <w:lang w:val="vi-VN"/>
        </w:rPr>
        <w:t>là một tiến trình ẩn các chi tiết trình triển khai và chỉ hiển thị tính năng tới người dùng. Tính trừu tượng cho phép bạn loại bỏ tính chất phức tạp của đối tượng bằng cách chỉ đưa ra các thuộc tính và phương thức cần thiết của đối tượng trong lập trình</w:t>
      </w:r>
      <w:r>
        <w:rPr>
          <w:lang w:val="vi-VN"/>
        </w:rPr>
        <w:t xml:space="preserve">. </w:t>
      </w:r>
      <w:r w:rsidRPr="00D20EF7">
        <w:rPr>
          <w:lang w:val="vi-VN"/>
        </w:rPr>
        <w:t>Trong Java, chúng là sử dụng abstract class và abstract interface để có tính trừu tượng</w:t>
      </w:r>
    </w:p>
    <w:p w14:paraId="4B4807DB" w14:textId="654216E5" w:rsidR="00C63878" w:rsidRDefault="00D61D11" w:rsidP="00D61D11">
      <w:pPr>
        <w:pStyle w:val="Heading3"/>
      </w:pPr>
      <w:bookmarkStart w:id="57" w:name="_Toc110206857"/>
      <w:r>
        <w:t xml:space="preserve">Đa kế </w:t>
      </w:r>
      <w:r w:rsidR="0073456E">
        <w:t>thừa</w:t>
      </w:r>
      <w:bookmarkEnd w:id="57"/>
    </w:p>
    <w:p w14:paraId="0A8F4811" w14:textId="4A3FD76C" w:rsidR="00D61D11" w:rsidRDefault="0073456E" w:rsidP="0073456E">
      <w:pPr>
        <w:ind w:firstLine="720"/>
      </w:pPr>
      <w:r>
        <w:t xml:space="preserve">Trước hết ta cùng tìm hiểu đa kế thừa là gì. </w:t>
      </w:r>
      <w:r w:rsidRPr="0073456E">
        <w:t xml:space="preserve">Đơn giản là một class sẽ kế thừa từ </w:t>
      </w:r>
      <w:r>
        <w:t>nhiều hơn</w:t>
      </w:r>
      <w:r w:rsidRPr="0073456E">
        <w:t xml:space="preserve"> một class khác</w:t>
      </w:r>
      <w:r>
        <w:t>. Điều này là rất hưu ích trong các  trường hợp lớp con cần kết thừa nhiều phương thức của lớp cha. Tuy nhiên lại có thể dẫn tới 1 vấn đề như trong ví dụ dưới đây.</w:t>
      </w:r>
    </w:p>
    <w:p w14:paraId="5FA966C7" w14:textId="0CE36366" w:rsidR="0073456E" w:rsidRDefault="0073456E" w:rsidP="0073456E">
      <w:pPr>
        <w:ind w:firstLine="720"/>
      </w:pPr>
      <w:r>
        <w:rPr>
          <w:noProof/>
        </w:rPr>
        <w:drawing>
          <wp:inline distT="0" distB="0" distL="0" distR="0" wp14:anchorId="0A690751" wp14:editId="3FD9CFE0">
            <wp:extent cx="5758815" cy="26422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8815" cy="2642235"/>
                    </a:xfrm>
                    <a:prstGeom prst="rect">
                      <a:avLst/>
                    </a:prstGeom>
                  </pic:spPr>
                </pic:pic>
              </a:graphicData>
            </a:graphic>
          </wp:inline>
        </w:drawing>
      </w:r>
    </w:p>
    <w:p w14:paraId="553EC541" w14:textId="706F6179" w:rsidR="0073456E" w:rsidRDefault="0073456E" w:rsidP="0073456E">
      <w:pPr>
        <w:pStyle w:val="Caption"/>
      </w:pPr>
      <w:bookmarkStart w:id="58" w:name="_Toc110206894"/>
      <w:r w:rsidRPr="001318E7">
        <w:t>Hình 2.</w:t>
      </w:r>
      <w:r>
        <w:t>4</w:t>
      </w:r>
      <w:r w:rsidRPr="001318E7">
        <w:t xml:space="preserve"> </w:t>
      </w:r>
      <w:r>
        <w:t>Vấn đề khi dùng đa kế thừa</w:t>
      </w:r>
      <w:bookmarkEnd w:id="58"/>
    </w:p>
    <w:p w14:paraId="17C19414" w14:textId="77777777" w:rsidR="0073456E" w:rsidRDefault="0073456E" w:rsidP="0073456E">
      <w:r>
        <w:tab/>
        <w:t xml:space="preserve">Class ItStudent kế thừa các lớp cha là các lớp: Hacker, Gamer, Coder. Các lớp cha có đều có phương thức sleep thì class con sẽ không biết kế thừa phương thức nào trong các lớp cha. </w:t>
      </w:r>
    </w:p>
    <w:p w14:paraId="3B5B3629" w14:textId="220F4BCD" w:rsidR="00476710" w:rsidRDefault="0073456E" w:rsidP="00476710">
      <w:pPr>
        <w:ind w:firstLine="720"/>
      </w:pPr>
      <w:r>
        <w:lastRenderedPageBreak/>
        <w:t>Vì lý do trên mà Java không hỗ trợ đa kết thừa đối với các class. Vậy làm thế nào để có thể đạt được đa kế thừa trong Java, c</w:t>
      </w:r>
      <w:r w:rsidRPr="0073456E">
        <w:t>húng ta sẽ sử dụng interface. Một class không thể kế thừa từ nhiều class khác nhưng có thể implements nhiều interface khác nhau một lúc</w:t>
      </w:r>
      <w:r>
        <w:t xml:space="preserve">. </w:t>
      </w:r>
      <w:r w:rsidRPr="0073456E">
        <w:t xml:space="preserve">Ở đây </w:t>
      </w:r>
      <w:r>
        <w:t xml:space="preserve">nếu Hacker, Gamer, Coder chỉ là các Interface, thì dù chings có chung làm </w:t>
      </w:r>
      <w:r w:rsidRPr="0073456E">
        <w:t>sleep nhưng khi ItStudent implements chúng thì chỉ có một hàm được triển khai</w:t>
      </w:r>
      <w:r>
        <w:t>.</w:t>
      </w:r>
    </w:p>
    <w:p w14:paraId="74026342" w14:textId="766AD709" w:rsidR="00476710" w:rsidRDefault="00476710" w:rsidP="00056A6A">
      <w:pPr>
        <w:pStyle w:val="Heading3"/>
      </w:pPr>
      <w:bookmarkStart w:id="59" w:name="_Hlk109689126"/>
      <w:bookmarkStart w:id="60" w:name="_Toc110206858"/>
      <w:r w:rsidRPr="00476710">
        <w:t>Abstract class và Interface</w:t>
      </w:r>
      <w:bookmarkEnd w:id="59"/>
      <w:bookmarkEnd w:id="60"/>
    </w:p>
    <w:p w14:paraId="21C3D0CF" w14:textId="16A7853D" w:rsidR="00476710" w:rsidRDefault="00476710" w:rsidP="00C60268">
      <w:pPr>
        <w:ind w:firstLine="720"/>
      </w:pPr>
      <w:r w:rsidRPr="00476710">
        <w:t>Abstract class và interface đều được sử dụng để có được sự trừu tượng mà ở đó chúng ta có thể khai báo các phương thức trừu tượng. Nhưng có một vài sự khác nhau giữa abstract class và interface được liệt kê trong bảng sau:</w:t>
      </w:r>
    </w:p>
    <w:tbl>
      <w:tblPr>
        <w:tblStyle w:val="TableGrid"/>
        <w:tblW w:w="0" w:type="auto"/>
        <w:tblLook w:val="04A0" w:firstRow="1" w:lastRow="0" w:firstColumn="1" w:lastColumn="0" w:noHBand="0" w:noVBand="1"/>
      </w:tblPr>
      <w:tblGrid>
        <w:gridCol w:w="4529"/>
        <w:gridCol w:w="4530"/>
      </w:tblGrid>
      <w:tr w:rsidR="00476710" w14:paraId="06276D41" w14:textId="77777777" w:rsidTr="00476710">
        <w:tc>
          <w:tcPr>
            <w:tcW w:w="4529" w:type="dxa"/>
          </w:tcPr>
          <w:p w14:paraId="74706712" w14:textId="39D033C7" w:rsidR="00476710" w:rsidRPr="00476710" w:rsidRDefault="00476710" w:rsidP="00476710">
            <w:pPr>
              <w:jc w:val="center"/>
              <w:rPr>
                <w:b/>
                <w:bCs/>
              </w:rPr>
            </w:pPr>
            <w:r w:rsidRPr="00476710">
              <w:rPr>
                <w:b/>
                <w:bCs/>
              </w:rPr>
              <w:t>Abstract class</w:t>
            </w:r>
          </w:p>
        </w:tc>
        <w:tc>
          <w:tcPr>
            <w:tcW w:w="4530" w:type="dxa"/>
          </w:tcPr>
          <w:p w14:paraId="172F2191" w14:textId="265BD030" w:rsidR="00476710" w:rsidRPr="00476710" w:rsidRDefault="00476710" w:rsidP="00476710">
            <w:pPr>
              <w:jc w:val="center"/>
              <w:rPr>
                <w:b/>
                <w:bCs/>
              </w:rPr>
            </w:pPr>
            <w:r w:rsidRPr="00476710">
              <w:rPr>
                <w:b/>
                <w:bCs/>
              </w:rPr>
              <w:t>Interface</w:t>
            </w:r>
          </w:p>
        </w:tc>
      </w:tr>
      <w:tr w:rsidR="00476710" w14:paraId="4226910A" w14:textId="77777777" w:rsidTr="00476710">
        <w:tc>
          <w:tcPr>
            <w:tcW w:w="4529" w:type="dxa"/>
          </w:tcPr>
          <w:p w14:paraId="31970538" w14:textId="1280D9A6" w:rsidR="00476710" w:rsidRDefault="00476710" w:rsidP="000809A4">
            <w:pPr>
              <w:jc w:val="left"/>
            </w:pPr>
            <w:r w:rsidRPr="00476710">
              <w:t>Abstract clas</w:t>
            </w:r>
            <w:r>
              <w:t>s</w:t>
            </w:r>
            <w:r w:rsidRPr="00476710">
              <w:t xml:space="preserve"> có phương thức abstract (không có thân hàm) và phương thức non-abstract (có thân hàm)</w:t>
            </w:r>
          </w:p>
        </w:tc>
        <w:tc>
          <w:tcPr>
            <w:tcW w:w="4530" w:type="dxa"/>
          </w:tcPr>
          <w:p w14:paraId="09B00E70" w14:textId="14F18516" w:rsidR="00476710" w:rsidRDefault="00476710" w:rsidP="000809A4">
            <w:pPr>
              <w:jc w:val="left"/>
            </w:pPr>
            <w:r w:rsidRPr="00476710">
              <w:t>Interface chỉ có phương thức abstract. Từ java 8, nó có thêm các phương thức default và static.</w:t>
            </w:r>
          </w:p>
        </w:tc>
      </w:tr>
      <w:tr w:rsidR="00476710" w14:paraId="02443362" w14:textId="77777777" w:rsidTr="00476710">
        <w:tc>
          <w:tcPr>
            <w:tcW w:w="4529" w:type="dxa"/>
          </w:tcPr>
          <w:p w14:paraId="5C9708DE" w14:textId="6894270F" w:rsidR="00476710" w:rsidRDefault="00476710" w:rsidP="000809A4">
            <w:pPr>
              <w:jc w:val="left"/>
            </w:pPr>
            <w:r w:rsidRPr="00476710">
              <w:t>Abstract class không hỗ trợ đa kế thừa.</w:t>
            </w:r>
          </w:p>
        </w:tc>
        <w:tc>
          <w:tcPr>
            <w:tcW w:w="4530" w:type="dxa"/>
          </w:tcPr>
          <w:p w14:paraId="293C1D7E" w14:textId="7EA26F9E" w:rsidR="00476710" w:rsidRDefault="00476710" w:rsidP="000809A4">
            <w:pPr>
              <w:jc w:val="left"/>
            </w:pPr>
            <w:r w:rsidRPr="00476710">
              <w:t>Interface có hỗ trợ đa kế thừa</w:t>
            </w:r>
          </w:p>
        </w:tc>
      </w:tr>
      <w:tr w:rsidR="00476710" w14:paraId="29F44309" w14:textId="77777777" w:rsidTr="00476710">
        <w:tc>
          <w:tcPr>
            <w:tcW w:w="4529" w:type="dxa"/>
          </w:tcPr>
          <w:p w14:paraId="0D73EA75" w14:textId="0304C98A" w:rsidR="00476710" w:rsidRDefault="00476710" w:rsidP="000809A4">
            <w:pPr>
              <w:jc w:val="left"/>
            </w:pPr>
            <w:r w:rsidRPr="00476710">
              <w:t>Abstract class có các biến final, non-final, static and non-static</w:t>
            </w:r>
          </w:p>
        </w:tc>
        <w:tc>
          <w:tcPr>
            <w:tcW w:w="4530" w:type="dxa"/>
          </w:tcPr>
          <w:p w14:paraId="32F6324B" w14:textId="67FEE2EC" w:rsidR="00476710" w:rsidRDefault="00476710" w:rsidP="000809A4">
            <w:pPr>
              <w:jc w:val="left"/>
            </w:pPr>
            <w:r w:rsidRPr="00476710">
              <w:t>Interface chỉ có các biến static và final</w:t>
            </w:r>
          </w:p>
        </w:tc>
      </w:tr>
      <w:tr w:rsidR="00476710" w14:paraId="7DADD64C" w14:textId="77777777" w:rsidTr="00476710">
        <w:tc>
          <w:tcPr>
            <w:tcW w:w="4529" w:type="dxa"/>
          </w:tcPr>
          <w:p w14:paraId="1ABC774E" w14:textId="5D478DF1" w:rsidR="00476710" w:rsidRDefault="00476710" w:rsidP="000809A4">
            <w:pPr>
              <w:jc w:val="left"/>
            </w:pPr>
            <w:r w:rsidRPr="00476710">
              <w:t>Abstract class có thể cung cấp nội dung cài đặt cho phương thức của interface</w:t>
            </w:r>
          </w:p>
        </w:tc>
        <w:tc>
          <w:tcPr>
            <w:tcW w:w="4530" w:type="dxa"/>
          </w:tcPr>
          <w:p w14:paraId="4B39A64E" w14:textId="09E881FE" w:rsidR="00476710" w:rsidRDefault="00476710" w:rsidP="000809A4">
            <w:pPr>
              <w:jc w:val="left"/>
            </w:pPr>
            <w:r w:rsidRPr="00476710">
              <w:t>Interface không thể cung cấp nội dung cài đặt cho phương thức của abstract class</w:t>
            </w:r>
          </w:p>
        </w:tc>
      </w:tr>
      <w:tr w:rsidR="00476710" w14:paraId="121BA749" w14:textId="77777777" w:rsidTr="00476710">
        <w:tc>
          <w:tcPr>
            <w:tcW w:w="4529" w:type="dxa"/>
          </w:tcPr>
          <w:p w14:paraId="11032B41" w14:textId="33B63966" w:rsidR="00476710" w:rsidRDefault="000809A4" w:rsidP="000809A4">
            <w:pPr>
              <w:jc w:val="left"/>
            </w:pPr>
            <w:r w:rsidRPr="00476710">
              <w:t>Abstract class</w:t>
            </w:r>
            <w:r>
              <w:t xml:space="preserve"> thường được dùng khi class chả và class con có quan hệ “is a”</w:t>
            </w:r>
          </w:p>
        </w:tc>
        <w:tc>
          <w:tcPr>
            <w:tcW w:w="4530" w:type="dxa"/>
          </w:tcPr>
          <w:p w14:paraId="419F2A04" w14:textId="5C41F2D3" w:rsidR="00476710" w:rsidRDefault="000809A4" w:rsidP="000809A4">
            <w:pPr>
              <w:jc w:val="left"/>
            </w:pPr>
            <w:r w:rsidRPr="00476710">
              <w:t xml:space="preserve">Interface </w:t>
            </w:r>
            <w:r>
              <w:t>thường được dùng khi class chả và class con có quan hệ “has a”</w:t>
            </w:r>
          </w:p>
        </w:tc>
      </w:tr>
      <w:tr w:rsidR="000809A4" w14:paraId="788EE82F" w14:textId="77777777" w:rsidTr="00476710">
        <w:tc>
          <w:tcPr>
            <w:tcW w:w="4529" w:type="dxa"/>
          </w:tcPr>
          <w:p w14:paraId="14FEFB8C" w14:textId="3EBBB849" w:rsidR="000809A4" w:rsidRPr="00476710" w:rsidRDefault="000809A4" w:rsidP="000809A4">
            <w:pPr>
              <w:tabs>
                <w:tab w:val="left" w:pos="1260"/>
              </w:tabs>
              <w:jc w:val="left"/>
            </w:pPr>
            <w:r>
              <w:t>Không thể thay đổi hành vi khi Run Time</w:t>
            </w:r>
          </w:p>
        </w:tc>
        <w:tc>
          <w:tcPr>
            <w:tcW w:w="4530" w:type="dxa"/>
          </w:tcPr>
          <w:p w14:paraId="1504E9ED" w14:textId="2559BE2E" w:rsidR="000809A4" w:rsidRPr="00476710" w:rsidRDefault="000809A4" w:rsidP="000809A4">
            <w:pPr>
              <w:jc w:val="left"/>
            </w:pPr>
            <w:r>
              <w:t>Có thể thay đổi hành vi khi Runtime</w:t>
            </w:r>
          </w:p>
        </w:tc>
      </w:tr>
      <w:tr w:rsidR="009566F2" w14:paraId="3A4DD768" w14:textId="77777777" w:rsidTr="00476710">
        <w:tc>
          <w:tcPr>
            <w:tcW w:w="4529" w:type="dxa"/>
          </w:tcPr>
          <w:p w14:paraId="134ACDE2" w14:textId="1ACB3707" w:rsidR="009566F2" w:rsidRDefault="009566F2" w:rsidP="000809A4">
            <w:pPr>
              <w:tabs>
                <w:tab w:val="left" w:pos="1260"/>
              </w:tabs>
              <w:jc w:val="left"/>
            </w:pPr>
            <w:r>
              <w:t>Có Contructor và Decontructor</w:t>
            </w:r>
          </w:p>
        </w:tc>
        <w:tc>
          <w:tcPr>
            <w:tcW w:w="4530" w:type="dxa"/>
          </w:tcPr>
          <w:p w14:paraId="37C922EE" w14:textId="50A25136" w:rsidR="009566F2" w:rsidRDefault="009566F2" w:rsidP="000809A4">
            <w:pPr>
              <w:jc w:val="left"/>
            </w:pPr>
            <w:r>
              <w:t>Không có Contructor và Decontructor</w:t>
            </w:r>
          </w:p>
        </w:tc>
      </w:tr>
    </w:tbl>
    <w:p w14:paraId="1792FAF3" w14:textId="7A109DE1" w:rsidR="00476710" w:rsidRDefault="000809A4" w:rsidP="009F45B0">
      <w:pPr>
        <w:pStyle w:val="Bng"/>
      </w:pPr>
      <w:bookmarkStart w:id="61" w:name="_Toc110206923"/>
      <w:r>
        <w:t xml:space="preserve">Bảng </w:t>
      </w:r>
      <w:r>
        <w:rPr>
          <w:noProof/>
        </w:rPr>
        <w:t>2</w:t>
      </w:r>
      <w:r>
        <w:t>.</w:t>
      </w:r>
      <w:r w:rsidR="00121D80">
        <w:rPr>
          <w:noProof/>
        </w:rPr>
        <w:t>3</w:t>
      </w:r>
      <w:r>
        <w:t xml:space="preserve"> Sự khác nhau giữa </w:t>
      </w:r>
      <w:r w:rsidRPr="000809A4">
        <w:t>Abstract class và Interface</w:t>
      </w:r>
      <w:bookmarkEnd w:id="61"/>
    </w:p>
    <w:p w14:paraId="1C9998C7" w14:textId="291C077F" w:rsidR="009566F2" w:rsidRDefault="009566F2" w:rsidP="00056A6A">
      <w:pPr>
        <w:pStyle w:val="Heading3"/>
      </w:pPr>
      <w:bookmarkStart w:id="62" w:name="_Toc110206859"/>
      <w:r>
        <w:t>Generic và Collection</w:t>
      </w:r>
      <w:bookmarkEnd w:id="62"/>
    </w:p>
    <w:p w14:paraId="32A60534" w14:textId="7BB2AACB" w:rsidR="00121D80" w:rsidRDefault="009566F2" w:rsidP="00121D80">
      <w:pPr>
        <w:ind w:firstLine="720"/>
      </w:pPr>
      <w:r w:rsidRPr="009566F2">
        <w:t>Thuật ngữ “</w:t>
      </w:r>
      <w:r>
        <w:t>G</w:t>
      </w:r>
      <w:r w:rsidRPr="009566F2">
        <w:t xml:space="preserve">enerics” được hiểu là tham số hóa kiểu dữ liệu. Việc tham số hóa kiểu dữ liệu giúp cho lập trình viên có thể dễ bắt lỗi các kiểu dữ liệu không hợp lệ, đồng thời giúp dễ dàng hơn cho việc tạo và sử dụng các class, interface, method với nhiều </w:t>
      </w:r>
      <w:r w:rsidRPr="009566F2">
        <w:lastRenderedPageBreak/>
        <w:t>kiểu dữ liệu khác nhau</w:t>
      </w:r>
      <w:r>
        <w:t xml:space="preserve">. Có 2 kiểu </w:t>
      </w:r>
      <w:r w:rsidR="00121D80">
        <w:t>G</w:t>
      </w:r>
      <w:r w:rsidR="00121D80" w:rsidRPr="009566F2">
        <w:t>enerics</w:t>
      </w:r>
      <w:r w:rsidR="00121D80">
        <w:t xml:space="preserve"> Class và G</w:t>
      </w:r>
      <w:r w:rsidR="00121D80" w:rsidRPr="009566F2">
        <w:t>enerics</w:t>
      </w:r>
      <w:r w:rsidR="00121D80">
        <w:t xml:space="preserve"> Static method. Generic hoàn toàn có thể được thay thế bằng cách dùng Object để khai báo kiểu dữ liệu đầu vào, tuy nhiên hiệu suất sẽ không bằng dùng Generic. Generic có ứng dụng khá nhiều trong cấu trúc dữ liệu, tiêu biểu là trong Collection.</w:t>
      </w:r>
    </w:p>
    <w:p w14:paraId="1B2F83FA" w14:textId="77777777" w:rsidR="00C60268" w:rsidRDefault="00121D80" w:rsidP="00C60268">
      <w:pPr>
        <w:ind w:firstLine="720"/>
      </w:pPr>
      <w:r>
        <w:t>Collection có thể coi là 1 framework của Java, nó bao gồm rất nhiều kiểu cấu trúc lưu trữ 1 tập dữ liệu. Với mỗi kiểu cấu trúc lưu trữ lại có 1 đặc tính riêng, nên cần phải tìm hiểu rõ yêu cầu bài toán để áp dụng cho chính xác</w:t>
      </w:r>
      <w:r w:rsidR="00C60268">
        <w:t xml:space="preserve">. các yếu tố cần quan tâm: </w:t>
      </w:r>
    </w:p>
    <w:p w14:paraId="08E6C9B1" w14:textId="412054AE" w:rsidR="00C60268" w:rsidRDefault="00C60268" w:rsidP="00C60268">
      <w:pPr>
        <w:pStyle w:val="ListParagraph"/>
        <w:numPr>
          <w:ilvl w:val="0"/>
          <w:numId w:val="32"/>
        </w:numPr>
      </w:pPr>
      <w:r>
        <w:t>Tốc độ truy cập các phần tử</w:t>
      </w:r>
    </w:p>
    <w:p w14:paraId="18D443CD" w14:textId="6AD0C08A" w:rsidR="00C60268" w:rsidRDefault="00C60268" w:rsidP="00C60268">
      <w:pPr>
        <w:pStyle w:val="ListParagraph"/>
        <w:numPr>
          <w:ilvl w:val="0"/>
          <w:numId w:val="32"/>
        </w:numPr>
      </w:pPr>
      <w:r>
        <w:t>Tốc độ thêm, sửa, xoá các phần tử</w:t>
      </w:r>
    </w:p>
    <w:p w14:paraId="104F1EE4" w14:textId="1C14F391" w:rsidR="00121D80" w:rsidRDefault="00C60268" w:rsidP="00C60268">
      <w:pPr>
        <w:pStyle w:val="ListParagraph"/>
        <w:numPr>
          <w:ilvl w:val="0"/>
          <w:numId w:val="32"/>
        </w:numPr>
      </w:pPr>
      <w:r>
        <w:t>Đặc tính khi lưu collection (thứ tự, độ ưu tiên…)</w:t>
      </w:r>
    </w:p>
    <w:p w14:paraId="4A7D918C" w14:textId="5C9315EE" w:rsidR="00121D80" w:rsidRDefault="00121D80" w:rsidP="00121D80">
      <w:r>
        <w:rPr>
          <w:noProof/>
        </w:rPr>
        <w:drawing>
          <wp:inline distT="0" distB="0" distL="0" distR="0" wp14:anchorId="11BD2D78" wp14:editId="35F84435">
            <wp:extent cx="5758815" cy="482155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58815" cy="4821555"/>
                    </a:xfrm>
                    <a:prstGeom prst="rect">
                      <a:avLst/>
                    </a:prstGeom>
                  </pic:spPr>
                </pic:pic>
              </a:graphicData>
            </a:graphic>
          </wp:inline>
        </w:drawing>
      </w:r>
    </w:p>
    <w:p w14:paraId="3A710D9A" w14:textId="18151D79" w:rsidR="00121D80" w:rsidRDefault="00121D80" w:rsidP="00121D80">
      <w:pPr>
        <w:pStyle w:val="Caption"/>
      </w:pPr>
      <w:bookmarkStart w:id="63" w:name="_Toc110206895"/>
      <w:r w:rsidRPr="001318E7">
        <w:t>Hình 2.</w:t>
      </w:r>
      <w:r>
        <w:t>5</w:t>
      </w:r>
      <w:r w:rsidRPr="001318E7">
        <w:t xml:space="preserve"> </w:t>
      </w:r>
      <w:r>
        <w:t>Collection Framework</w:t>
      </w:r>
      <w:bookmarkEnd w:id="63"/>
    </w:p>
    <w:p w14:paraId="4996AA40" w14:textId="2F60D039" w:rsidR="00056A6A" w:rsidRDefault="00056A6A" w:rsidP="00056A6A">
      <w:pPr>
        <w:pStyle w:val="Heading3"/>
      </w:pPr>
      <w:bookmarkStart w:id="64" w:name="_Toc110206860"/>
      <w:r>
        <w:lastRenderedPageBreak/>
        <w:t>Stream Api và Lamda Expressions</w:t>
      </w:r>
      <w:bookmarkEnd w:id="64"/>
    </w:p>
    <w:p w14:paraId="6E661556" w14:textId="252FC0E9" w:rsidR="00121D80" w:rsidRDefault="00056A6A" w:rsidP="00056A6A">
      <w:pPr>
        <w:ind w:firstLine="720"/>
      </w:pPr>
      <w:r>
        <w:t>Lamda Expression giúp cho việc viết code khi implement trực tiếp 1 interface trở nên nhanh gọn hơn. Ta cùng đến với 2 cách viết cho cùng 1 kết quả, 1 cách thông thường, 1 cách dùng Lamda</w:t>
      </w:r>
    </w:p>
    <w:p w14:paraId="389F4966" w14:textId="419D6624" w:rsidR="00056A6A" w:rsidRDefault="00056A6A" w:rsidP="00056A6A">
      <w:r>
        <w:rPr>
          <w:noProof/>
        </w:rPr>
        <w:drawing>
          <wp:inline distT="0" distB="0" distL="0" distR="0" wp14:anchorId="4E643B15" wp14:editId="763B83D2">
            <wp:extent cx="5457143" cy="2857143"/>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6"/>
                    <a:stretch>
                      <a:fillRect/>
                    </a:stretch>
                  </pic:blipFill>
                  <pic:spPr>
                    <a:xfrm>
                      <a:off x="0" y="0"/>
                      <a:ext cx="5457143" cy="2857143"/>
                    </a:xfrm>
                    <a:prstGeom prst="rect">
                      <a:avLst/>
                    </a:prstGeom>
                  </pic:spPr>
                </pic:pic>
              </a:graphicData>
            </a:graphic>
          </wp:inline>
        </w:drawing>
      </w:r>
    </w:p>
    <w:p w14:paraId="030477C1" w14:textId="588E68E6" w:rsidR="00056A6A" w:rsidRDefault="00056A6A" w:rsidP="00056A6A">
      <w:r>
        <w:rPr>
          <w:noProof/>
        </w:rPr>
        <w:drawing>
          <wp:inline distT="0" distB="0" distL="0" distR="0" wp14:anchorId="1A53DA81" wp14:editId="5709E697">
            <wp:extent cx="5505450" cy="1558937"/>
            <wp:effectExtent l="0" t="0" r="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7"/>
                    <a:stretch>
                      <a:fillRect/>
                    </a:stretch>
                  </pic:blipFill>
                  <pic:spPr>
                    <a:xfrm>
                      <a:off x="0" y="0"/>
                      <a:ext cx="5505450" cy="1558937"/>
                    </a:xfrm>
                    <a:prstGeom prst="rect">
                      <a:avLst/>
                    </a:prstGeom>
                  </pic:spPr>
                </pic:pic>
              </a:graphicData>
            </a:graphic>
          </wp:inline>
        </w:drawing>
      </w:r>
    </w:p>
    <w:p w14:paraId="45291B02" w14:textId="38064266" w:rsidR="00056A6A" w:rsidRDefault="00056A6A" w:rsidP="00056A6A">
      <w:pPr>
        <w:pStyle w:val="Caption"/>
      </w:pPr>
      <w:bookmarkStart w:id="65" w:name="_Toc110206896"/>
      <w:r w:rsidRPr="001318E7">
        <w:t>Hình 2.</w:t>
      </w:r>
      <w:r w:rsidR="00A03C45">
        <w:t>6</w:t>
      </w:r>
      <w:r w:rsidRPr="001318E7">
        <w:t xml:space="preserve"> </w:t>
      </w:r>
      <w:r>
        <w:t>Ví dụ về Lamda</w:t>
      </w:r>
      <w:bookmarkEnd w:id="65"/>
    </w:p>
    <w:p w14:paraId="6A5B21B5" w14:textId="4F86D3ED" w:rsidR="00056A6A" w:rsidRDefault="00056A6A" w:rsidP="00056A6A">
      <w:r>
        <w:tab/>
        <w:t>S</w:t>
      </w:r>
      <w:r w:rsidRPr="00056A6A">
        <w:t xml:space="preserve">tream API là một trong những feature chính của java 8 khi nó được giới thiệu, toàn bộ nằm trong package java.util.stream , gồm những API xử lý tuần tự các element cho collection. </w:t>
      </w:r>
      <w:r>
        <w:t>S</w:t>
      </w:r>
      <w:r w:rsidRPr="00056A6A">
        <w:t>tream API</w:t>
      </w:r>
      <w:r>
        <w:t xml:space="preserve"> cung cấp các thao tác trên chuỗi như: filter, mapping…</w:t>
      </w:r>
    </w:p>
    <w:p w14:paraId="298129D1" w14:textId="681AB897" w:rsidR="00056A6A" w:rsidRDefault="00056A6A" w:rsidP="00056A6A">
      <w:pPr>
        <w:pStyle w:val="Heading2"/>
      </w:pPr>
      <w:bookmarkStart w:id="66" w:name="_Toc110206861"/>
      <w:r>
        <w:t>Bảo mật trong Java</w:t>
      </w:r>
      <w:bookmarkEnd w:id="66"/>
    </w:p>
    <w:p w14:paraId="7A554432" w14:textId="77777777" w:rsidR="00056A6A" w:rsidRDefault="00056A6A" w:rsidP="00056A6A">
      <w:pPr>
        <w:ind w:firstLine="720"/>
        <w:rPr>
          <w:lang w:val="vi-VN"/>
        </w:rPr>
      </w:pPr>
      <w:r w:rsidRPr="00C12B73">
        <w:rPr>
          <w:lang w:val="vi-VN"/>
        </w:rPr>
        <w:t>Bảo mật là 1 việc không thể thiếu trong quá trình làm phần mềm thực tế, em đã được các anh chị dạy về các lỗi bảo mật và lập trình viên hay mắc phải có thể dẫn tới việc hệ thống bị hacker tấn công</w:t>
      </w:r>
      <w:r>
        <w:rPr>
          <w:lang w:val="vi-VN"/>
        </w:rPr>
        <w:t>:</w:t>
      </w:r>
    </w:p>
    <w:p w14:paraId="34262122" w14:textId="77777777" w:rsidR="00056A6A" w:rsidRDefault="00056A6A" w:rsidP="00056A6A">
      <w:pPr>
        <w:pStyle w:val="Heading3"/>
        <w:rPr>
          <w:lang w:val="vi-VN"/>
        </w:rPr>
      </w:pPr>
      <w:bookmarkStart w:id="67" w:name="_Toc110206862"/>
      <w:r>
        <w:rPr>
          <w:lang w:val="vi-VN"/>
        </w:rPr>
        <w:lastRenderedPageBreak/>
        <w:t>Phòng chống được lỗi XSS</w:t>
      </w:r>
      <w:bookmarkEnd w:id="67"/>
    </w:p>
    <w:p w14:paraId="35D1EFA4" w14:textId="77777777" w:rsidR="00056A6A" w:rsidRPr="0089635B" w:rsidRDefault="00056A6A" w:rsidP="0089635B">
      <w:pPr>
        <w:ind w:firstLine="720"/>
        <w:rPr>
          <w:lang w:val="vi-VN"/>
        </w:rPr>
      </w:pPr>
      <w:r w:rsidRPr="0089635B">
        <w:rPr>
          <w:lang w:val="vi-VN"/>
        </w:rPr>
        <w:t>Đây là lỗi tấn công dựa vào giao diện, thường được dùng trong các màn hình có hiển thị dữ liệu nhập vào từ người dùng. Để hiểu rõ ta tìm hiểu qua ví dụ sau</w:t>
      </w:r>
    </w:p>
    <w:p w14:paraId="51E33BB2" w14:textId="77777777" w:rsidR="00056A6A" w:rsidRPr="00E60841" w:rsidRDefault="00056A6A" w:rsidP="00056A6A">
      <w:pPr>
        <w:rPr>
          <w:lang w:val="vi-VN"/>
        </w:rPr>
      </w:pPr>
      <w:r>
        <w:rPr>
          <w:noProof/>
        </w:rPr>
        <w:drawing>
          <wp:inline distT="0" distB="0" distL="0" distR="0" wp14:anchorId="4F7378FA" wp14:editId="1BF4FA92">
            <wp:extent cx="5693134" cy="1048206"/>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3765"/>
                    <a:stretch/>
                  </pic:blipFill>
                  <pic:spPr bwMode="auto">
                    <a:xfrm>
                      <a:off x="0" y="0"/>
                      <a:ext cx="5725290" cy="1054127"/>
                    </a:xfrm>
                    <a:prstGeom prst="rect">
                      <a:avLst/>
                    </a:prstGeom>
                    <a:ln>
                      <a:noFill/>
                    </a:ln>
                    <a:extLst>
                      <a:ext uri="{53640926-AAD7-44D8-BBD7-CCE9431645EC}">
                        <a14:shadowObscured xmlns:a14="http://schemas.microsoft.com/office/drawing/2010/main"/>
                      </a:ext>
                    </a:extLst>
                  </pic:spPr>
                </pic:pic>
              </a:graphicData>
            </a:graphic>
          </wp:inline>
        </w:drawing>
      </w:r>
    </w:p>
    <w:p w14:paraId="157602B2" w14:textId="77209C83" w:rsidR="00056A6A" w:rsidRPr="00056A6A" w:rsidRDefault="00056A6A" w:rsidP="00056A6A">
      <w:pPr>
        <w:pStyle w:val="Caption"/>
      </w:pPr>
      <w:bookmarkStart w:id="68" w:name="_Toc110206897"/>
      <w:r w:rsidRPr="001318E7">
        <w:t>Hình 2.</w:t>
      </w:r>
      <w:r w:rsidR="00A03C45">
        <w:t>7</w:t>
      </w:r>
      <w:r w:rsidRPr="001318E7">
        <w:t xml:space="preserve"> </w:t>
      </w:r>
      <w:r>
        <w:t>Ví dụ về Lỗi Xss</w:t>
      </w:r>
      <w:bookmarkEnd w:id="68"/>
    </w:p>
    <w:p w14:paraId="6B5210C5" w14:textId="77777777" w:rsidR="00056A6A" w:rsidRPr="0089635B" w:rsidRDefault="00056A6A" w:rsidP="0089635B">
      <w:pPr>
        <w:ind w:firstLine="720"/>
        <w:rPr>
          <w:lang w:val="vi-VN"/>
        </w:rPr>
      </w:pPr>
      <w:r w:rsidRPr="0089635B">
        <w:rPr>
          <w:lang w:val="vi-VN"/>
        </w:rPr>
        <w:t>Đây là giao diện 1 trang hiển thị danh sách người dùng, ở cột ngoài cùng bên phải là hiển thị email mà người dùng đăng kí, nhưng nếu người dùng nhập 1 chuỗi kí tự đặc biệt thì hoàn toàn có thể hiển thị 1 link như hàng thứ 4 trong hình trên. Nếu click đó độc hại và 1 người dùng khác click phải thì rất nguy hiểm.</w:t>
      </w:r>
    </w:p>
    <w:p w14:paraId="465A58EA" w14:textId="77777777" w:rsidR="00056A6A" w:rsidRDefault="00056A6A" w:rsidP="00056A6A">
      <w:pPr>
        <w:rPr>
          <w:lang w:val="vi-VN"/>
        </w:rPr>
      </w:pPr>
      <w:r>
        <w:rPr>
          <w:noProof/>
        </w:rPr>
        <w:drawing>
          <wp:inline distT="0" distB="0" distL="0" distR="0" wp14:anchorId="203D6E29" wp14:editId="6FB7DA6E">
            <wp:extent cx="5758815" cy="83883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9"/>
                    <a:stretch>
                      <a:fillRect/>
                    </a:stretch>
                  </pic:blipFill>
                  <pic:spPr>
                    <a:xfrm>
                      <a:off x="0" y="0"/>
                      <a:ext cx="5758815" cy="838835"/>
                    </a:xfrm>
                    <a:prstGeom prst="rect">
                      <a:avLst/>
                    </a:prstGeom>
                  </pic:spPr>
                </pic:pic>
              </a:graphicData>
            </a:graphic>
          </wp:inline>
        </w:drawing>
      </w:r>
    </w:p>
    <w:p w14:paraId="373DE928" w14:textId="4D2B1C7F" w:rsidR="00056A6A" w:rsidRPr="00056A6A" w:rsidRDefault="00056A6A" w:rsidP="00056A6A">
      <w:pPr>
        <w:pStyle w:val="Caption"/>
      </w:pPr>
      <w:bookmarkStart w:id="69" w:name="_Toc110206898"/>
      <w:r w:rsidRPr="001318E7">
        <w:t>Hình 2.</w:t>
      </w:r>
      <w:r w:rsidR="00A03C45">
        <w:t>8</w:t>
      </w:r>
      <w:r w:rsidRPr="001318E7">
        <w:t xml:space="preserve"> </w:t>
      </w:r>
      <w:r w:rsidRPr="00E60841">
        <w:rPr>
          <w:lang w:val="vi-VN"/>
        </w:rPr>
        <w:t xml:space="preserve">Ví dụ </w:t>
      </w:r>
      <w:r w:rsidRPr="009A261E">
        <w:rPr>
          <w:lang w:val="vi-VN"/>
        </w:rPr>
        <w:t xml:space="preserve">sau khi phòng chống </w:t>
      </w:r>
      <w:r w:rsidRPr="00E60841">
        <w:rPr>
          <w:lang w:val="vi-VN"/>
        </w:rPr>
        <w:t>lỗi XSS</w:t>
      </w:r>
      <w:bookmarkEnd w:id="69"/>
    </w:p>
    <w:p w14:paraId="329F94D4" w14:textId="77777777" w:rsidR="00056A6A" w:rsidRPr="0089635B" w:rsidRDefault="00056A6A" w:rsidP="0089635B">
      <w:pPr>
        <w:ind w:firstLine="720"/>
        <w:rPr>
          <w:lang w:val="vi-VN"/>
        </w:rPr>
      </w:pPr>
      <w:r w:rsidRPr="0089635B">
        <w:rPr>
          <w:lang w:val="vi-VN"/>
        </w:rPr>
        <w:t>Để phòng chống thì ta cần mã hoá các kí tự đặc biệt của dữ liệu trước khi trả về cho trình duyệt. Sau khi xử lý thì ta sẽ đươc kết quả như trên, dữ liệu hiển thị đúng với dữ liệu nhập vào dưới dạng text.</w:t>
      </w:r>
    </w:p>
    <w:p w14:paraId="2F1D62DB" w14:textId="77777777" w:rsidR="00056A6A" w:rsidRPr="003D6E77" w:rsidRDefault="00056A6A" w:rsidP="00056A6A">
      <w:pPr>
        <w:pStyle w:val="Heading3"/>
        <w:rPr>
          <w:lang w:val="vi-VN"/>
        </w:rPr>
      </w:pPr>
      <w:bookmarkStart w:id="70" w:name="_Toc110206863"/>
      <w:r w:rsidRPr="003D6E77">
        <w:rPr>
          <w:lang w:val="vi-VN"/>
        </w:rPr>
        <w:t>Phòng chống được lỗi SQL Injection</w:t>
      </w:r>
      <w:bookmarkEnd w:id="70"/>
    </w:p>
    <w:p w14:paraId="15663D3C" w14:textId="77777777" w:rsidR="00056A6A" w:rsidRPr="0089635B" w:rsidRDefault="00056A6A" w:rsidP="0089635B">
      <w:pPr>
        <w:ind w:firstLine="720"/>
        <w:rPr>
          <w:lang w:val="vi-VN"/>
        </w:rPr>
      </w:pPr>
      <w:r w:rsidRPr="0089635B">
        <w:rPr>
          <w:lang w:val="vi-VN"/>
        </w:rPr>
        <w:t>Đây là lỗi rất nguy hiểm, nếu không phòng chống tốt hacker hoàn toàn có thể lấy giữ liệu người dùng hay xoá bỏ toàn bộ database. Lỗi thường bị gây ra khi trang web cần có các mệnh đề truy vấn Where Like hoặc mệnh đề Order By, bản chất là các câu lệnh này đều lấy dữ liệu người dùng nhập vào và hoàn toàn có thể gây ra lỗi.</w:t>
      </w:r>
    </w:p>
    <w:p w14:paraId="0E47D9D4" w14:textId="77777777" w:rsidR="00056A6A" w:rsidRDefault="00056A6A" w:rsidP="00056A6A">
      <w:pPr>
        <w:jc w:val="center"/>
        <w:rPr>
          <w:lang w:val="vi-VN"/>
        </w:rPr>
      </w:pPr>
      <w:r>
        <w:rPr>
          <w:noProof/>
        </w:rPr>
        <w:lastRenderedPageBreak/>
        <w:drawing>
          <wp:inline distT="0" distB="0" distL="0" distR="0" wp14:anchorId="7B43AF5C" wp14:editId="6EAB50EF">
            <wp:extent cx="5758815" cy="1820848"/>
            <wp:effectExtent l="0" t="0" r="0" b="825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rotWithShape="1">
                    <a:blip r:embed="rId30"/>
                    <a:srcRect t="1" b="3126"/>
                    <a:stretch/>
                  </pic:blipFill>
                  <pic:spPr bwMode="auto">
                    <a:xfrm>
                      <a:off x="0" y="0"/>
                      <a:ext cx="5758815" cy="1820848"/>
                    </a:xfrm>
                    <a:prstGeom prst="rect">
                      <a:avLst/>
                    </a:prstGeom>
                    <a:ln>
                      <a:noFill/>
                    </a:ln>
                    <a:extLst>
                      <a:ext uri="{53640926-AAD7-44D8-BBD7-CCE9431645EC}">
                        <a14:shadowObscured xmlns:a14="http://schemas.microsoft.com/office/drawing/2010/main"/>
                      </a:ext>
                    </a:extLst>
                  </pic:spPr>
                </pic:pic>
              </a:graphicData>
            </a:graphic>
          </wp:inline>
        </w:drawing>
      </w:r>
    </w:p>
    <w:p w14:paraId="757C41E0" w14:textId="7FE89F08" w:rsidR="00056A6A" w:rsidRDefault="00056A6A" w:rsidP="00056A6A">
      <w:pPr>
        <w:pStyle w:val="Caption"/>
      </w:pPr>
      <w:bookmarkStart w:id="71" w:name="_Toc110206899"/>
      <w:r w:rsidRPr="00E60841">
        <w:rPr>
          <w:lang w:val="vi-VN"/>
        </w:rPr>
        <w:t>Hình 2.</w:t>
      </w:r>
      <w:r w:rsidR="00A03C45">
        <w:t>9</w:t>
      </w:r>
      <w:r w:rsidRPr="00E60841">
        <w:rPr>
          <w:lang w:val="vi-VN"/>
        </w:rPr>
        <w:t xml:space="preserve"> </w:t>
      </w:r>
      <w:r w:rsidRPr="00DD41FA">
        <w:rPr>
          <w:lang w:val="vi-VN"/>
        </w:rPr>
        <w:t>Ví dụ về lỗi SQL Injec</w:t>
      </w:r>
      <w:r>
        <w:t>tion</w:t>
      </w:r>
      <w:bookmarkEnd w:id="71"/>
    </w:p>
    <w:p w14:paraId="3AF8207E" w14:textId="77777777" w:rsidR="00056A6A" w:rsidRDefault="00056A6A" w:rsidP="0089635B">
      <w:pPr>
        <w:ind w:firstLine="720"/>
      </w:pPr>
      <w:r>
        <w:t xml:space="preserve">Trong ví dụ trên tại ô tìm kiếm nếu ta nhập 1 chuỗi như sau : </w:t>
      </w:r>
      <w:r w:rsidRPr="0089635B">
        <w:rPr>
          <w:b/>
          <w:bCs/>
        </w:rPr>
        <w:t>';drop table tbl_user;</w:t>
      </w:r>
      <w:r>
        <w:t xml:space="preserve"> thì hoàn toàn bảng </w:t>
      </w:r>
      <w:r w:rsidRPr="00DD41FA">
        <w:t>tbl_user</w:t>
      </w:r>
      <w:r>
        <w:t xml:space="preserve"> sẽ bị xoá vì chức năng tìm kiếm có sử dụng câu SQL có mệnh đề Where Like. Để phòng chống thì cần xử lý các kí tự đặc biệt trước khi thực hiện câu truy vấn. Mệnh đề Order By thường được dùng trong các trường hợp sắp xếp dữ liệu khi lấy ra theo tên 1 cột nào đó, để bảo mật thì trước khi thực hiện câu truy vấn ta phải kiếm tra dữ liệu nhập vào có phải là tên 1 cột nào đó trong Database không.</w:t>
      </w:r>
    </w:p>
    <w:p w14:paraId="5C034DD3" w14:textId="77777777" w:rsidR="00056A6A" w:rsidRDefault="00056A6A" w:rsidP="00056A6A">
      <w:pPr>
        <w:pStyle w:val="Heading3"/>
      </w:pPr>
      <w:bookmarkStart w:id="72" w:name="_Toc110206864"/>
      <w:r>
        <w:t>Mã hoá dữ liệu nhậy cảm</w:t>
      </w:r>
      <w:bookmarkEnd w:id="72"/>
    </w:p>
    <w:p w14:paraId="05CD7F82" w14:textId="77777777" w:rsidR="00056A6A" w:rsidRDefault="00056A6A" w:rsidP="0089635B">
      <w:pPr>
        <w:ind w:firstLine="720"/>
      </w:pPr>
      <w:r>
        <w:t>Các dữ liệu nhậy cảm cần được mã hoá, ví dự như thông tin mật khẩu người dùng. Đây là hình ảnh mật khẩu sau khi đã mã hoá, tránh được việc lộ mật khẩu khi những người quản lý server có hành vi muốn chiếm đoạt tài khoản.</w:t>
      </w:r>
    </w:p>
    <w:p w14:paraId="37A14843" w14:textId="77777777" w:rsidR="00056A6A" w:rsidRPr="003D6E77" w:rsidRDefault="00056A6A" w:rsidP="00056A6A">
      <w:r>
        <w:rPr>
          <w:noProof/>
        </w:rPr>
        <w:drawing>
          <wp:inline distT="0" distB="0" distL="0" distR="0" wp14:anchorId="3D4CCC0C" wp14:editId="463CBF80">
            <wp:extent cx="5758815" cy="697865"/>
            <wp:effectExtent l="0" t="0" r="0" b="6985"/>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31"/>
                    <a:stretch>
                      <a:fillRect/>
                    </a:stretch>
                  </pic:blipFill>
                  <pic:spPr>
                    <a:xfrm>
                      <a:off x="0" y="0"/>
                      <a:ext cx="5758815" cy="697865"/>
                    </a:xfrm>
                    <a:prstGeom prst="rect">
                      <a:avLst/>
                    </a:prstGeom>
                  </pic:spPr>
                </pic:pic>
              </a:graphicData>
            </a:graphic>
          </wp:inline>
        </w:drawing>
      </w:r>
    </w:p>
    <w:p w14:paraId="415E085C" w14:textId="64F049CF" w:rsidR="00056A6A" w:rsidRDefault="00056A6A" w:rsidP="00056A6A">
      <w:pPr>
        <w:pStyle w:val="Caption"/>
      </w:pPr>
      <w:bookmarkStart w:id="73" w:name="_Toc110206900"/>
      <w:r w:rsidRPr="00E60841">
        <w:rPr>
          <w:lang w:val="vi-VN"/>
        </w:rPr>
        <w:t>Hình 2.</w:t>
      </w:r>
      <w:r w:rsidR="00A03C45">
        <w:t>10</w:t>
      </w:r>
      <w:r w:rsidRPr="00E60841">
        <w:rPr>
          <w:lang w:val="vi-VN"/>
        </w:rPr>
        <w:t xml:space="preserve"> </w:t>
      </w:r>
      <w:r>
        <w:t>Mã hoá dữ liệu nhậy cảm</w:t>
      </w:r>
      <w:bookmarkEnd w:id="73"/>
    </w:p>
    <w:p w14:paraId="64285517" w14:textId="1ACEB4F2" w:rsidR="00056A6A" w:rsidRDefault="00056A6A" w:rsidP="00056A6A"/>
    <w:p w14:paraId="0700595F" w14:textId="3371407E" w:rsidR="00AC61F4" w:rsidRDefault="00AC61F4" w:rsidP="00056A6A"/>
    <w:p w14:paraId="1AC3F758" w14:textId="6AF4AF14" w:rsidR="00AC61F4" w:rsidRDefault="00AC61F4" w:rsidP="00056A6A"/>
    <w:p w14:paraId="47ED7060" w14:textId="7AFCF21B" w:rsidR="00AC61F4" w:rsidRDefault="00AC61F4" w:rsidP="00056A6A"/>
    <w:p w14:paraId="54E0F0D7" w14:textId="54844BD6" w:rsidR="00AC61F4" w:rsidRDefault="00AC61F4" w:rsidP="00056A6A"/>
    <w:p w14:paraId="725E2183" w14:textId="68C93EE6" w:rsidR="00AC61F4" w:rsidRDefault="00AC61F4" w:rsidP="00056A6A"/>
    <w:p w14:paraId="0B7EE76F" w14:textId="77777777" w:rsidR="0089635B" w:rsidRDefault="0089635B" w:rsidP="00056A6A"/>
    <w:p w14:paraId="43B7A396" w14:textId="75A383F5" w:rsidR="00AC61F4" w:rsidRDefault="00AC61F4" w:rsidP="00AC61F4">
      <w:pPr>
        <w:pStyle w:val="Heading1"/>
      </w:pPr>
      <w:bookmarkStart w:id="74" w:name="_Toc110206865"/>
      <w:r>
        <w:lastRenderedPageBreak/>
        <w:t>THIẾT KẾ HỆ THỐNG</w:t>
      </w:r>
      <w:bookmarkEnd w:id="74"/>
    </w:p>
    <w:p w14:paraId="1D0A43CB" w14:textId="780020C6" w:rsidR="007A05BE" w:rsidRPr="007A05BE" w:rsidRDefault="007A05BE" w:rsidP="007A05BE">
      <w:pPr>
        <w:ind w:firstLine="720"/>
      </w:pPr>
      <w:commentRangeStart w:id="75"/>
      <w:r>
        <w:t>Sau khi đã giới thiệu khái quát về phương pháp được sử dụng trong đồ án,</w:t>
      </w:r>
      <w:commentRangeEnd w:id="75"/>
      <w:r w:rsidR="00D32585">
        <w:rPr>
          <w:rStyle w:val="CommentReference"/>
        </w:rPr>
        <w:commentReference w:id="75"/>
      </w:r>
      <w:r>
        <w:t xml:space="preserve"> các cơ sở lý thuyết, </w:t>
      </w:r>
      <w:commentRangeStart w:id="76"/>
      <w:r>
        <w:t xml:space="preserve">các kỹ thuật đã áp dụng và cơ sở thực tiễn </w:t>
      </w:r>
      <w:commentRangeEnd w:id="76"/>
      <w:r w:rsidR="00D32585">
        <w:rPr>
          <w:rStyle w:val="CommentReference"/>
        </w:rPr>
        <w:commentReference w:id="76"/>
      </w:r>
      <w:r>
        <w:t xml:space="preserve">thì chúng ta sẽ đến với CHƯƠNG 3. Chương này sẽ trình bày chi tiết về cách </w:t>
      </w:r>
      <w:r w:rsidRPr="00D32585">
        <w:rPr>
          <w:highlight w:val="yellow"/>
          <w:rPrChange w:id="77" w:author="Phung Thi Kieu Ha" w:date="2022-08-04T04:37:00Z">
            <w:rPr/>
          </w:rPrChange>
        </w:rPr>
        <w:t>nghiên thiết kế</w:t>
      </w:r>
      <w:r>
        <w:t xml:space="preserve"> cho hệ thống và cụ thể cách thức hoạt động từng phần của hệ thống.</w:t>
      </w:r>
    </w:p>
    <w:p w14:paraId="37F0A0EE" w14:textId="187689AF" w:rsidR="00E23D5F" w:rsidRDefault="00D56DBA" w:rsidP="00D56DBA">
      <w:pPr>
        <w:pStyle w:val="Heading2"/>
      </w:pPr>
      <w:bookmarkStart w:id="78" w:name="_Toc110206866"/>
      <w:r>
        <w:t xml:space="preserve">Thiết kế </w:t>
      </w:r>
      <w:r w:rsidR="007A05BE">
        <w:t>sơ đồ khối</w:t>
      </w:r>
      <w:bookmarkEnd w:id="78"/>
    </w:p>
    <w:p w14:paraId="168CBE57" w14:textId="254624DC" w:rsidR="009703A2" w:rsidRPr="009703A2" w:rsidRDefault="009703A2" w:rsidP="009703A2">
      <w:pPr>
        <w:ind w:left="720"/>
      </w:pPr>
      <w:r>
        <w:t>Sơ đồ khối hệ thống của em thể hiện như hình vẽ.</w:t>
      </w:r>
    </w:p>
    <w:p w14:paraId="026C3B6F" w14:textId="3EC286E9" w:rsidR="00D56DBA" w:rsidRDefault="00D56DBA" w:rsidP="00D56DBA">
      <w:r>
        <w:rPr>
          <w:noProof/>
          <w:lang w:val="vi-VN"/>
        </w:rPr>
        <w:drawing>
          <wp:inline distT="0" distB="0" distL="0" distR="0" wp14:anchorId="252B44EE" wp14:editId="03678452">
            <wp:extent cx="5758815" cy="233045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8815" cy="2330450"/>
                    </a:xfrm>
                    <a:prstGeom prst="rect">
                      <a:avLst/>
                    </a:prstGeom>
                  </pic:spPr>
                </pic:pic>
              </a:graphicData>
            </a:graphic>
          </wp:inline>
        </w:drawing>
      </w:r>
    </w:p>
    <w:p w14:paraId="47BE75B5" w14:textId="1D75C75F" w:rsidR="00EC0DE7" w:rsidRDefault="00EC0DE7" w:rsidP="00EC0DE7">
      <w:pPr>
        <w:pStyle w:val="Caption"/>
      </w:pPr>
      <w:bookmarkStart w:id="79" w:name="_Toc110206901"/>
      <w:r w:rsidRPr="00E60841">
        <w:rPr>
          <w:lang w:val="vi-VN"/>
        </w:rPr>
        <w:t>Hình</w:t>
      </w:r>
      <w:r w:rsidR="00C278B5">
        <w:t xml:space="preserve"> </w:t>
      </w:r>
      <w:r>
        <w:t>3</w:t>
      </w:r>
      <w:r w:rsidRPr="00E60841">
        <w:rPr>
          <w:lang w:val="vi-VN"/>
        </w:rPr>
        <w:t>.</w:t>
      </w:r>
      <w:r>
        <w:t>1</w:t>
      </w:r>
      <w:r w:rsidRPr="00E60841">
        <w:rPr>
          <w:lang w:val="vi-VN"/>
        </w:rPr>
        <w:t xml:space="preserve"> </w:t>
      </w:r>
      <w:commentRangeStart w:id="80"/>
      <w:r>
        <w:t>Sơ đồ khối của hệ thống</w:t>
      </w:r>
      <w:bookmarkEnd w:id="79"/>
      <w:commentRangeEnd w:id="80"/>
      <w:r w:rsidR="00A4631C">
        <w:rPr>
          <w:rStyle w:val="CommentReference"/>
          <w:b w:val="0"/>
          <w:bCs w:val="0"/>
        </w:rPr>
        <w:commentReference w:id="80"/>
      </w:r>
    </w:p>
    <w:p w14:paraId="4E7B88A6" w14:textId="77777777" w:rsidR="00D56DBA" w:rsidRPr="0051244D" w:rsidRDefault="00D56DBA" w:rsidP="00D56DBA">
      <w:pPr>
        <w:pStyle w:val="Heading3"/>
        <w:rPr>
          <w:lang w:val="vi-VN"/>
        </w:rPr>
      </w:pPr>
      <w:bookmarkStart w:id="81" w:name="_Toc110206867"/>
      <w:r>
        <w:rPr>
          <w:lang w:val="vi-VN"/>
        </w:rPr>
        <w:t xml:space="preserve">Khối </w:t>
      </w:r>
      <w:r w:rsidRPr="0051244D">
        <w:rPr>
          <w:lang w:val="vi-VN"/>
        </w:rPr>
        <w:t xml:space="preserve">IoT Messaging </w:t>
      </w:r>
      <w:r>
        <w:rPr>
          <w:lang w:val="vi-VN"/>
        </w:rPr>
        <w:t xml:space="preserve">server và khối </w:t>
      </w:r>
      <w:r w:rsidRPr="0051244D">
        <w:rPr>
          <w:lang w:val="vi-VN"/>
        </w:rPr>
        <w:t xml:space="preserve">IoT Messaging </w:t>
      </w:r>
      <w:r>
        <w:rPr>
          <w:lang w:val="vi-VN"/>
        </w:rPr>
        <w:t>client</w:t>
      </w:r>
      <w:bookmarkEnd w:id="81"/>
    </w:p>
    <w:p w14:paraId="0E908B1A" w14:textId="1769A524" w:rsidR="008B4A8D" w:rsidRDefault="00D56DBA" w:rsidP="008B4A8D">
      <w:pPr>
        <w:ind w:firstLine="720"/>
      </w:pPr>
      <w:r w:rsidRPr="0051244D">
        <w:rPr>
          <w:lang w:val="vi-VN"/>
        </w:rPr>
        <w:t>MQTT</w:t>
      </w:r>
      <w:r w:rsidR="00072DB0">
        <w:t>(</w:t>
      </w:r>
      <w:r w:rsidR="00072DB0" w:rsidRPr="00072DB0">
        <w:t>Message Queue Telemetry Transport</w:t>
      </w:r>
      <w:r w:rsidR="00072DB0">
        <w:t>)</w:t>
      </w:r>
      <w:r w:rsidRPr="0051244D">
        <w:rPr>
          <w:lang w:val="vi-VN"/>
        </w:rPr>
        <w:t xml:space="preserve"> là một giao thức nhắn tin tiêu chuẩn OASIS cho Internet of Things (IoT). Nó được thiết kế như một phương tiện truyền tải tin nhắn </w:t>
      </w:r>
      <w:r>
        <w:rPr>
          <w:lang w:val="vi-VN"/>
        </w:rPr>
        <w:t>publish</w:t>
      </w:r>
      <w:r w:rsidRPr="0051244D">
        <w:rPr>
          <w:lang w:val="vi-VN"/>
        </w:rPr>
        <w:t xml:space="preserve"> / </w:t>
      </w:r>
      <w:r>
        <w:rPr>
          <w:lang w:val="vi-VN"/>
        </w:rPr>
        <w:t>subscriber</w:t>
      </w:r>
      <w:r w:rsidRPr="0051244D">
        <w:rPr>
          <w:lang w:val="vi-VN"/>
        </w:rPr>
        <w:t xml:space="preserve"> cực kỳ nhẹ, lý tưởng để kết nối các thiết bị từ xa</w:t>
      </w:r>
      <w:r>
        <w:rPr>
          <w:lang w:val="vi-VN"/>
        </w:rPr>
        <w:t xml:space="preserve"> và cần tiêu thụ ít năng lượng. Vậy nên MQTT là 1 giao thức rất thích hợp cho hệ thống để liên lạc giữa backend với device</w:t>
      </w:r>
      <w:r w:rsidR="00EC0DE7">
        <w:t>.</w:t>
      </w:r>
    </w:p>
    <w:p w14:paraId="1389CB4A" w14:textId="79694568" w:rsidR="008B4A8D" w:rsidRDefault="008B4A8D" w:rsidP="008B4A8D">
      <w:pPr>
        <w:ind w:firstLine="720"/>
        <w:rPr>
          <w:lang w:val="vi-VN"/>
        </w:rPr>
      </w:pPr>
      <w:r>
        <w:rPr>
          <w:lang w:val="vi-VN"/>
        </w:rPr>
        <w:t>MQTT gồm 2 thành phần</w:t>
      </w:r>
      <w:r>
        <w:t xml:space="preserve"> chính:</w:t>
      </w:r>
      <w:r>
        <w:rPr>
          <w:lang w:val="vi-VN"/>
        </w:rPr>
        <w:t xml:space="preserve"> </w:t>
      </w:r>
    </w:p>
    <w:p w14:paraId="7695A5E0" w14:textId="1AB0A714" w:rsidR="008B4A8D" w:rsidRPr="00FA254F" w:rsidRDefault="008B4A8D" w:rsidP="00FA254F">
      <w:pPr>
        <w:pStyle w:val="ListParagraph"/>
        <w:numPr>
          <w:ilvl w:val="0"/>
          <w:numId w:val="25"/>
        </w:numPr>
        <w:rPr>
          <w:lang w:val="vi-VN"/>
        </w:rPr>
      </w:pPr>
      <w:r w:rsidRPr="00FA254F">
        <w:rPr>
          <w:b/>
          <w:bCs/>
          <w:lang w:val="vi-VN"/>
        </w:rPr>
        <w:t>MQTT Broker</w:t>
      </w:r>
      <w:r w:rsidRPr="008B4A8D">
        <w:rPr>
          <w:lang w:val="vi-VN"/>
        </w:rPr>
        <w:t xml:space="preserve"> </w:t>
      </w:r>
      <w:r w:rsidRPr="00FA254F">
        <w:rPr>
          <w:lang w:val="vi-VN"/>
        </w:rPr>
        <w:t>hay máy chủ mô giới được coi như trung tâm, nó là điểm giao</w:t>
      </w:r>
      <w:r>
        <w:t xml:space="preserve"> </w:t>
      </w:r>
      <w:r w:rsidRPr="00FA254F">
        <w:rPr>
          <w:lang w:val="vi-VN"/>
        </w:rPr>
        <w:t>của tất cả các kết nối đến từ Client (Publisher/Subscriber).</w:t>
      </w:r>
      <w:r>
        <w:t xml:space="preserve"> </w:t>
      </w:r>
      <w:r w:rsidRPr="00FA254F">
        <w:rPr>
          <w:lang w:val="vi-VN"/>
        </w:rPr>
        <w:t xml:space="preserve">Nhiệm vụ chính của Broker là nhận thông điệp (message) từ Publisher, xếp vào hàng đợi rồi chuyển đến một địa điểm cụ thể. Nhiệm vụ phụ của Broker là nó có thể đảm nhận thêm </w:t>
      </w:r>
      <w:r w:rsidRPr="00FA254F">
        <w:rPr>
          <w:lang w:val="vi-VN"/>
        </w:rPr>
        <w:lastRenderedPageBreak/>
        <w:t>một vài tính năng liên quan tới quá trình truyền thông như: bảo mật message, lưu trữ message, log</w:t>
      </w:r>
      <w:r>
        <w:t>…</w:t>
      </w:r>
      <w:r w:rsidRPr="00FA254F">
        <w:rPr>
          <w:lang w:val="vi-VN"/>
        </w:rPr>
        <w:t>MQTT Broker được cung cấp dưới dạng mã nguồn mở hoặc các phiên bản thương mại giúp người dùng có thể tự cài đặt và tạo broker riêng. Ngoài ra các bạn cũng có thể sử dụng Broker trên điện toán đám mây với các nền tảng IOT như hive broker, amazone</w:t>
      </w:r>
      <w:r>
        <w:t>…</w:t>
      </w:r>
    </w:p>
    <w:p w14:paraId="37F42D12" w14:textId="51AF8031" w:rsidR="008B4A8D" w:rsidRPr="00FA254F" w:rsidRDefault="008B4A8D" w:rsidP="00FA254F">
      <w:pPr>
        <w:pStyle w:val="ListParagraph"/>
        <w:numPr>
          <w:ilvl w:val="0"/>
          <w:numId w:val="25"/>
        </w:numPr>
        <w:rPr>
          <w:lang w:val="vi-VN"/>
        </w:rPr>
      </w:pPr>
      <w:r w:rsidRPr="00FA254F">
        <w:rPr>
          <w:b/>
          <w:bCs/>
        </w:rPr>
        <w:t>MQTT client</w:t>
      </w:r>
      <w:r>
        <w:t xml:space="preserve"> l</w:t>
      </w:r>
      <w:r w:rsidRPr="00FA254F">
        <w:rPr>
          <w:lang w:val="vi-VN"/>
        </w:rPr>
        <w:t>à các thiết bị/ứng dụng Client kết nối đến Broker để thực hiện truyền nhận dữ liệu .Client thì được chia thành hai nhóm là Publisher và Subscriber. Một Client có thể có 1 trong 2 nhiệm vụ hoặc cả 2.</w:t>
      </w:r>
      <w:r>
        <w:t xml:space="preserve"> </w:t>
      </w:r>
      <w:r w:rsidRPr="00FA254F">
        <w:rPr>
          <w:lang w:val="vi-VN"/>
        </w:rPr>
        <w:t>Publisher là thiết bị gửi bản tin lên broker</w:t>
      </w:r>
      <w:r>
        <w:t xml:space="preserve">. </w:t>
      </w:r>
      <w:r w:rsidRPr="00FA254F">
        <w:rPr>
          <w:lang w:val="vi-VN"/>
        </w:rPr>
        <w:t>Subscriber là người nhận bản tin mỗi khi có bản tin mới gửi lên Broker.</w:t>
      </w:r>
    </w:p>
    <w:p w14:paraId="48527A3C" w14:textId="772C366E" w:rsidR="008B4A8D" w:rsidRDefault="008B4A8D" w:rsidP="008B4A8D">
      <w:pPr>
        <w:ind w:firstLine="720"/>
      </w:pPr>
      <w:r>
        <w:t>Trong MQTT có các khái niệm như sau:</w:t>
      </w:r>
    </w:p>
    <w:p w14:paraId="6397ABB5" w14:textId="6D2ABB13" w:rsidR="00FA254F" w:rsidRDefault="008B4A8D" w:rsidP="00FA254F">
      <w:pPr>
        <w:pStyle w:val="ListParagraph"/>
        <w:numPr>
          <w:ilvl w:val="0"/>
          <w:numId w:val="25"/>
        </w:numPr>
      </w:pPr>
      <w:r w:rsidRPr="00FA254F">
        <w:rPr>
          <w:b/>
          <w:bCs/>
        </w:rPr>
        <w:t>Message</w:t>
      </w:r>
      <w:r>
        <w:t xml:space="preserve"> còn được gọi là “message payload”, có định dạng mặc định là plain-text (chữ viết người đọc được), tuy nhiên người sử dụng có thể cấu hình thành các định dạng khác.</w:t>
      </w:r>
    </w:p>
    <w:p w14:paraId="72656981" w14:textId="4C1D39E7" w:rsidR="00FA254F" w:rsidRPr="008B4A8D" w:rsidRDefault="00FA254F" w:rsidP="00FA254F">
      <w:pPr>
        <w:pStyle w:val="ListParagraph"/>
        <w:numPr>
          <w:ilvl w:val="0"/>
          <w:numId w:val="25"/>
        </w:numPr>
      </w:pPr>
      <w:r w:rsidRPr="00FA254F">
        <w:rPr>
          <w:b/>
          <w:bCs/>
        </w:rPr>
        <w:t>Topic</w:t>
      </w:r>
      <w:r>
        <w:t xml:space="preserve"> có thể coi như một “đường truyền” logic giữa 2 điểm là publisher và subscriber. Về cơ bản, khi message được publish vào một topic thì tất cả những subscriber của topic đó sẽ nhận được message này. MQTT còn hỗ trợ toán tử “#” giúp cho 1 client nhận nhiều hơn 1 topic với chỉ 1 lần subscribe. </w:t>
      </w:r>
    </w:p>
    <w:p w14:paraId="5C97ADCD" w14:textId="300B208F" w:rsidR="00D56DBA" w:rsidRDefault="00D56DBA" w:rsidP="00D56DBA">
      <w:pPr>
        <w:pStyle w:val="Heading3"/>
        <w:rPr>
          <w:lang w:val="vi-VN"/>
        </w:rPr>
      </w:pPr>
      <w:bookmarkStart w:id="82" w:name="_Toc110206868"/>
      <w:r>
        <w:rPr>
          <w:lang w:val="vi-VN"/>
        </w:rPr>
        <w:t xml:space="preserve">Khối </w:t>
      </w:r>
      <w:r w:rsidR="009703A2">
        <w:t>B</w:t>
      </w:r>
      <w:r>
        <w:rPr>
          <w:lang w:val="vi-VN"/>
        </w:rPr>
        <w:t>ackend</w:t>
      </w:r>
      <w:bookmarkEnd w:id="82"/>
    </w:p>
    <w:p w14:paraId="41F37534" w14:textId="73BE4C70" w:rsidR="00D56DBA" w:rsidRPr="00C278B5" w:rsidRDefault="00D56DBA" w:rsidP="00C278B5">
      <w:pPr>
        <w:ind w:firstLine="360"/>
      </w:pPr>
      <w:r>
        <w:rPr>
          <w:lang w:val="vi-VN"/>
        </w:rPr>
        <w:t xml:space="preserve">Backend </w:t>
      </w:r>
      <w:r w:rsidR="00C278B5">
        <w:t>có thể coi như trung tâm điều khiển cho cả hệt thống, và cần đạp ứng được các yêu cầu sau:</w:t>
      </w:r>
    </w:p>
    <w:p w14:paraId="33E41CAA" w14:textId="77777777" w:rsidR="00D56DBA" w:rsidRDefault="00D56DBA" w:rsidP="00D56DBA">
      <w:pPr>
        <w:pStyle w:val="ListParagraph"/>
        <w:numPr>
          <w:ilvl w:val="0"/>
          <w:numId w:val="18"/>
        </w:numPr>
        <w:rPr>
          <w:lang w:val="vi-VN"/>
        </w:rPr>
      </w:pPr>
      <w:r>
        <w:rPr>
          <w:lang w:val="vi-VN"/>
        </w:rPr>
        <w:t>C</w:t>
      </w:r>
      <w:r w:rsidRPr="0051244D">
        <w:rPr>
          <w:lang w:val="vi-VN"/>
        </w:rPr>
        <w:t>ung cấp các Rest api cho user app và admin web hoạt động</w:t>
      </w:r>
    </w:p>
    <w:p w14:paraId="512C7841" w14:textId="4093480A" w:rsidR="00D56DBA" w:rsidRDefault="00D56DBA" w:rsidP="00D56DBA">
      <w:pPr>
        <w:pStyle w:val="ListParagraph"/>
        <w:numPr>
          <w:ilvl w:val="0"/>
          <w:numId w:val="18"/>
        </w:numPr>
        <w:rPr>
          <w:lang w:val="vi-VN"/>
        </w:rPr>
      </w:pPr>
      <w:r>
        <w:rPr>
          <w:lang w:val="vi-VN"/>
        </w:rPr>
        <w:t>Cung cấp khả năng thông báo tin nhắn cho ser app</w:t>
      </w:r>
      <w:r w:rsidR="008B4A8D">
        <w:t xml:space="preserve"> qua websocket</w:t>
      </w:r>
    </w:p>
    <w:p w14:paraId="320E2EEE" w14:textId="77777777" w:rsidR="00D56DBA" w:rsidRDefault="00D56DBA" w:rsidP="00D56DBA">
      <w:pPr>
        <w:pStyle w:val="ListParagraph"/>
        <w:numPr>
          <w:ilvl w:val="0"/>
          <w:numId w:val="18"/>
        </w:numPr>
        <w:rPr>
          <w:lang w:val="vi-VN"/>
        </w:rPr>
      </w:pPr>
      <w:r>
        <w:rPr>
          <w:lang w:val="vi-VN"/>
        </w:rPr>
        <w:t>Tích hợp được MQTT client vào backend</w:t>
      </w:r>
    </w:p>
    <w:p w14:paraId="652B27B7" w14:textId="66874DA9" w:rsidR="00D56DBA" w:rsidRDefault="00D56DBA" w:rsidP="00C278B5">
      <w:pPr>
        <w:ind w:firstLine="360"/>
      </w:pPr>
      <w:r>
        <w:rPr>
          <w:lang w:val="vi-VN"/>
        </w:rPr>
        <w:t xml:space="preserve">Spring boot là </w:t>
      </w:r>
      <w:r w:rsidRPr="0051244D">
        <w:rPr>
          <w:lang w:val="vi-VN"/>
        </w:rPr>
        <w:t>là một dự án phát triển bởi JAV (ngôn ngữ java) trong hệ sinh thái Spring framework. Nó giúp cho các lập trình viên chúng ta đơn giản hóa quá trình lập trình một ứng dụng với Spring, chỉ tập trung vào việc phát triển business cho ứng dụng.</w:t>
      </w:r>
      <w:r>
        <w:rPr>
          <w:lang w:val="vi-VN"/>
        </w:rPr>
        <w:t xml:space="preserve"> Spring boot hoàn toàn là sự lựa chọn tốt để đáp ứng các yêu cầu của backend ở phía trên</w:t>
      </w:r>
      <w:r w:rsidR="008B4A8D">
        <w:t>.</w:t>
      </w:r>
    </w:p>
    <w:p w14:paraId="6FBB38AA" w14:textId="26482E27" w:rsidR="00C278B5" w:rsidRDefault="00C278B5" w:rsidP="00C278B5">
      <w:pPr>
        <w:ind w:firstLine="360"/>
      </w:pPr>
      <w:r w:rsidRPr="006C11F0">
        <w:t xml:space="preserve">Có thể nói rằng Spring Framework ra đời là nhờ sự thành công của EJB (Enterprise JavaBeans). EJB là một thành phần quan trọng của nền tảng Java EE. Tuy nhiên EJB là </w:t>
      </w:r>
      <w:r w:rsidRPr="006C11F0">
        <w:lastRenderedPageBreak/>
        <w:t>một framework lớn với độ phức tạp cao, các nhà phát triển với EJB đã nhận ra nó không hoạt động  nh</w:t>
      </w:r>
      <w:r w:rsidRPr="006C11F0">
        <w:rPr>
          <w:lang w:val="vi-VN"/>
        </w:rPr>
        <w:t>ư</w:t>
      </w:r>
      <w:r w:rsidRPr="006C11F0">
        <w:t xml:space="preserve"> những gì nó đã đề ra</w:t>
      </w:r>
      <w:r>
        <w:t>.</w:t>
      </w:r>
    </w:p>
    <w:p w14:paraId="09B7452B" w14:textId="56E53F89" w:rsidR="00C278B5" w:rsidRDefault="00C278B5" w:rsidP="00C278B5">
      <w:pPr>
        <w:ind w:firstLine="360"/>
        <w:jc w:val="center"/>
      </w:pPr>
      <w:r>
        <w:rPr>
          <w:noProof/>
        </w:rPr>
        <w:drawing>
          <wp:inline distT="0" distB="0" distL="0" distR="0" wp14:anchorId="33C35E76" wp14:editId="5C5D6CEA">
            <wp:extent cx="2132388" cy="1312239"/>
            <wp:effectExtent l="0" t="0" r="1270" b="2540"/>
            <wp:docPr id="1026" name="Picture 2" descr="A picture containing text, tableware, clipart, plate&#10;&#10;Description automatically generated">
              <a:extLst xmlns:a="http://schemas.openxmlformats.org/drawingml/2006/main">
                <a:ext uri="{FF2B5EF4-FFF2-40B4-BE49-F238E27FC236}">
                  <a16:creationId xmlns:a16="http://schemas.microsoft.com/office/drawing/2014/main" id="{701BAA3D-0A69-4922-9656-966C8A76BD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picture containing text, tableware, clipart, plate&#10;&#10;Description automatically generated">
                      <a:extLst>
                        <a:ext uri="{FF2B5EF4-FFF2-40B4-BE49-F238E27FC236}">
                          <a16:creationId xmlns:a16="http://schemas.microsoft.com/office/drawing/2014/main" id="{701BAA3D-0A69-4922-9656-966C8A76BD84}"/>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32388" cy="131223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1B981A0" w14:textId="5BF34E76" w:rsidR="00ED197C" w:rsidRDefault="00C278B5" w:rsidP="00C278B5">
      <w:pPr>
        <w:pStyle w:val="Caption"/>
      </w:pPr>
      <w:bookmarkStart w:id="83" w:name="_Toc60782572"/>
      <w:bookmarkStart w:id="84" w:name="_Toc110206902"/>
      <w:r>
        <w:t xml:space="preserve">Hình 3.2: </w:t>
      </w:r>
      <w:r w:rsidRPr="006C11F0">
        <w:t>Enterprise JavaBeans</w:t>
      </w:r>
      <w:bookmarkEnd w:id="83"/>
      <w:bookmarkEnd w:id="84"/>
    </w:p>
    <w:p w14:paraId="0335AA1C" w14:textId="77777777" w:rsidR="00C278B5" w:rsidRDefault="00C278B5" w:rsidP="00C278B5">
      <w:pPr>
        <w:ind w:firstLine="720"/>
      </w:pPr>
      <w:r w:rsidRPr="006C11F0">
        <w:t>Năm 2002, Spring Framework phát hành phiên bản đầu tiên bới Rod Johnson giúp cho việc xây dựng các ứng dụng doanh nghiệp trở nên dễ dàng h</w:t>
      </w:r>
      <w:r w:rsidRPr="006C11F0">
        <w:rPr>
          <w:lang w:val="vi-VN"/>
        </w:rPr>
        <w:t>ơ</w:t>
      </w:r>
      <w:r w:rsidRPr="006C11F0">
        <w:t>n bao giờ hết. Sau một khoảng thời gian phát triển, Spring nhanh chóng chiếm đ</w:t>
      </w:r>
      <w:r w:rsidRPr="006C11F0">
        <w:rPr>
          <w:lang w:val="vi-VN"/>
        </w:rPr>
        <w:t>ư</w:t>
      </w:r>
      <w:r w:rsidRPr="006C11F0">
        <w:t>ợc cảm tình của các lập trình viên và trở thành sự lựa chọn hoàn hảo cho các ứng dụng Java web hiện nay.</w:t>
      </w:r>
    </w:p>
    <w:p w14:paraId="32934AE6" w14:textId="7CED1C0B" w:rsidR="00C278B5" w:rsidRDefault="00C278B5" w:rsidP="00C278B5">
      <w:pPr>
        <w:ind w:firstLine="360"/>
      </w:pPr>
      <w:r>
        <w:t xml:space="preserve">Để hiểu được ý tưởng chính của Spring Boot ta cần tìm hiểu về </w:t>
      </w:r>
      <w:r w:rsidRPr="00C278B5">
        <w:t>Singleton design pattern</w:t>
      </w:r>
      <w:r>
        <w:t>. Singleton Pattern nói rằng chỉ cho phép khai báo 1 class mà chỉ với 1 trường hợp cụ thể (instance) trong hệ thống khi runtime. Có 2 cách thiết kế Class để đáp ứng được điều này:</w:t>
      </w:r>
    </w:p>
    <w:p w14:paraId="3369CF6E" w14:textId="69FB4097" w:rsidR="00C278B5" w:rsidRDefault="00C278B5" w:rsidP="00C278B5">
      <w:pPr>
        <w:pStyle w:val="ListParagraph"/>
        <w:numPr>
          <w:ilvl w:val="0"/>
          <w:numId w:val="18"/>
        </w:numPr>
      </w:pPr>
      <w:r>
        <w:t>Early Instantiation: Tạo Instance ở thời điểm load time</w:t>
      </w:r>
    </w:p>
    <w:p w14:paraId="2F59C5FD" w14:textId="28DE46B8" w:rsidR="00C278B5" w:rsidRDefault="00C278B5" w:rsidP="00C278B5">
      <w:pPr>
        <w:pStyle w:val="ListParagraph"/>
        <w:numPr>
          <w:ilvl w:val="0"/>
          <w:numId w:val="18"/>
        </w:numPr>
      </w:pPr>
      <w:r>
        <w:t>Lazy Instantiation: Tạo Instance ở thời điểm yêu cầu</w:t>
      </w:r>
    </w:p>
    <w:p w14:paraId="724BC001" w14:textId="4189E4EB" w:rsidR="00C278B5" w:rsidRDefault="00C278B5" w:rsidP="00C278B5">
      <w:pPr>
        <w:ind w:left="360"/>
      </w:pPr>
      <w:r>
        <w:t>Ta cùng đến với ví dụ về Singleton Pattern theo cách Early Instantiation như sau:</w:t>
      </w:r>
    </w:p>
    <w:p w14:paraId="621FDB8B" w14:textId="236F72E2" w:rsidR="00C278B5" w:rsidRDefault="00C278B5" w:rsidP="00C278B5">
      <w:pPr>
        <w:ind w:left="360"/>
        <w:jc w:val="center"/>
      </w:pPr>
      <w:r>
        <w:rPr>
          <w:noProof/>
        </w:rPr>
        <w:lastRenderedPageBreak/>
        <w:drawing>
          <wp:inline distT="0" distB="0" distL="0" distR="0" wp14:anchorId="05971941" wp14:editId="10B07B3A">
            <wp:extent cx="3590476" cy="4685714"/>
            <wp:effectExtent l="0" t="0" r="0" b="6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4"/>
                    <a:stretch>
                      <a:fillRect/>
                    </a:stretch>
                  </pic:blipFill>
                  <pic:spPr>
                    <a:xfrm>
                      <a:off x="0" y="0"/>
                      <a:ext cx="3590476" cy="4685714"/>
                    </a:xfrm>
                    <a:prstGeom prst="rect">
                      <a:avLst/>
                    </a:prstGeom>
                  </pic:spPr>
                </pic:pic>
              </a:graphicData>
            </a:graphic>
          </wp:inline>
        </w:drawing>
      </w:r>
    </w:p>
    <w:p w14:paraId="2015E66D" w14:textId="27657C62" w:rsidR="00C278B5" w:rsidRDefault="00C278B5" w:rsidP="00C278B5">
      <w:pPr>
        <w:pStyle w:val="Caption"/>
      </w:pPr>
      <w:bookmarkStart w:id="85" w:name="_Toc110206903"/>
      <w:r>
        <w:t>Hình 3.3 Ví dụ về singleton Pattern</w:t>
      </w:r>
      <w:bookmarkEnd w:id="85"/>
    </w:p>
    <w:p w14:paraId="71258087" w14:textId="212919A0" w:rsidR="00C278B5" w:rsidRDefault="00C278B5" w:rsidP="00C278B5">
      <w:r>
        <w:tab/>
        <w:t>Kết quả thu được như sau:</w:t>
      </w:r>
    </w:p>
    <w:p w14:paraId="58DDF553" w14:textId="77777777" w:rsidR="00C278B5" w:rsidRDefault="00C278B5" w:rsidP="00C278B5">
      <w:pPr>
        <w:ind w:left="720"/>
      </w:pPr>
      <w:r>
        <w:t>com.example.demo.A@7343922c</w:t>
      </w:r>
    </w:p>
    <w:p w14:paraId="40C8DB2D" w14:textId="561958C7" w:rsidR="00C278B5" w:rsidRPr="00C278B5" w:rsidRDefault="00C278B5" w:rsidP="00C278B5">
      <w:pPr>
        <w:ind w:left="720"/>
      </w:pPr>
      <w:r>
        <w:t>com.example.demo.A@7343922c</w:t>
      </w:r>
    </w:p>
    <w:p w14:paraId="0F15B0DF" w14:textId="29EC1049" w:rsidR="00C278B5" w:rsidRDefault="00C278B5" w:rsidP="00C278B5">
      <w:r>
        <w:tab/>
        <w:t xml:space="preserve">Có thể thấy trong ví dụ trên, mỗi khi khai báo class A thì chỉ có 1 instance duy nhất được tạo. Trong Spring boot ta hoàn toàn có thể làm được điều này. Interface </w:t>
      </w:r>
      <w:r w:rsidRPr="00C278B5">
        <w:t>ApplicationContext</w:t>
      </w:r>
      <w:r>
        <w:t xml:space="preserve"> cung cấp khả năng giữ, quản lý, phân phối các intance của các Object cần thiết kế theo kiểu Singlegon pattern. Khi này các Class này được gọi là các Beans. Có 4 chú thích (Anotation) báo cho Spring Boot biết 1 class được thiết kế theo kiểu Singleton pattern là dùng: @Component, @Service, @Reposiory, @Controller.</w:t>
      </w:r>
    </w:p>
    <w:p w14:paraId="28C937E7" w14:textId="60397E2F" w:rsidR="00C278B5" w:rsidRDefault="00C278B5" w:rsidP="00C278B5">
      <w:r>
        <w:rPr>
          <w:noProof/>
        </w:rPr>
        <w:lastRenderedPageBreak/>
        <w:drawing>
          <wp:inline distT="0" distB="0" distL="0" distR="0" wp14:anchorId="5A106401" wp14:editId="4FFB3868">
            <wp:extent cx="5758815" cy="493776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5"/>
                    <a:stretch>
                      <a:fillRect/>
                    </a:stretch>
                  </pic:blipFill>
                  <pic:spPr>
                    <a:xfrm>
                      <a:off x="0" y="0"/>
                      <a:ext cx="5758815" cy="4937760"/>
                    </a:xfrm>
                    <a:prstGeom prst="rect">
                      <a:avLst/>
                    </a:prstGeom>
                  </pic:spPr>
                </pic:pic>
              </a:graphicData>
            </a:graphic>
          </wp:inline>
        </w:drawing>
      </w:r>
    </w:p>
    <w:p w14:paraId="18AABDB9" w14:textId="5BFB2FE1" w:rsidR="00C278B5" w:rsidRDefault="00C278B5" w:rsidP="00C278B5">
      <w:pPr>
        <w:pStyle w:val="Caption"/>
      </w:pPr>
      <w:bookmarkStart w:id="86" w:name="_Toc110206904"/>
      <w:r>
        <w:t>Hình 3.4 Ví dụ về Anotiton Component</w:t>
      </w:r>
      <w:bookmarkEnd w:id="86"/>
    </w:p>
    <w:p w14:paraId="6FFC8315" w14:textId="453DAA66" w:rsidR="00C278B5" w:rsidRDefault="00C278B5" w:rsidP="00C278B5">
      <w:r>
        <w:tab/>
        <w:t>Sơ đồ khối của Backend sẽ như sau:</w:t>
      </w:r>
    </w:p>
    <w:p w14:paraId="79F1D05D" w14:textId="3375B824" w:rsidR="00C278B5" w:rsidRDefault="00C278B5" w:rsidP="00C278B5">
      <w:r>
        <w:rPr>
          <w:noProof/>
        </w:rPr>
        <w:drawing>
          <wp:inline distT="0" distB="0" distL="0" distR="0" wp14:anchorId="68FE9D5D" wp14:editId="03F5DE7F">
            <wp:extent cx="5733343" cy="1833245"/>
            <wp:effectExtent l="0" t="0" r="1270" b="0"/>
            <wp:docPr id="1033" name="Picture 10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1033" descr="Diagram&#10;&#10;Description automatically generated"/>
                    <pic:cNvPicPr>
                      <a:picLocks noChangeAspect="1" noChangeArrowheads="1"/>
                    </pic:cNvPicPr>
                  </pic:nvPicPr>
                  <pic:blipFill rotWithShape="1">
                    <a:blip r:embed="rId36">
                      <a:extLst>
                        <a:ext uri="{28A0092B-C50C-407E-A947-70E740481C1C}">
                          <a14:useLocalDpi xmlns:a14="http://schemas.microsoft.com/office/drawing/2010/main" val="0"/>
                        </a:ext>
                      </a:extLst>
                    </a:blip>
                    <a:srcRect t="40220"/>
                    <a:stretch/>
                  </pic:blipFill>
                  <pic:spPr bwMode="auto">
                    <a:xfrm>
                      <a:off x="0" y="0"/>
                      <a:ext cx="5734050" cy="1833471"/>
                    </a:xfrm>
                    <a:prstGeom prst="rect">
                      <a:avLst/>
                    </a:prstGeom>
                    <a:noFill/>
                    <a:ln>
                      <a:noFill/>
                    </a:ln>
                    <a:extLst>
                      <a:ext uri="{53640926-AAD7-44D8-BBD7-CCE9431645EC}">
                        <a14:shadowObscured xmlns:a14="http://schemas.microsoft.com/office/drawing/2010/main"/>
                      </a:ext>
                    </a:extLst>
                  </pic:spPr>
                </pic:pic>
              </a:graphicData>
            </a:graphic>
          </wp:inline>
        </w:drawing>
      </w:r>
    </w:p>
    <w:p w14:paraId="46260FA6" w14:textId="73438E63" w:rsidR="009E7E16" w:rsidRDefault="009E7E16" w:rsidP="009E7E16">
      <w:pPr>
        <w:pStyle w:val="Caption"/>
      </w:pPr>
      <w:bookmarkStart w:id="87" w:name="_Toc110206905"/>
      <w:r>
        <w:t>Hình 3.5 Sơ đồ khối của Backend</w:t>
      </w:r>
      <w:bookmarkEnd w:id="87"/>
    </w:p>
    <w:p w14:paraId="57DA17F1" w14:textId="0C0D0168" w:rsidR="00C278B5" w:rsidRDefault="00C278B5" w:rsidP="00C278B5">
      <w:pPr>
        <w:pStyle w:val="ListParagraph"/>
        <w:numPr>
          <w:ilvl w:val="0"/>
          <w:numId w:val="18"/>
        </w:numPr>
        <w:jc w:val="left"/>
      </w:pPr>
      <w:r>
        <w:t>Lớp repository: thao tác trực tiếp với cơ sở dữ liệu, thực hiện các thao tác thêm, sửa, xoá, tìm kiếm</w:t>
      </w:r>
      <w:r w:rsidR="007B26BC">
        <w:t xml:space="preserve">. </w:t>
      </w:r>
    </w:p>
    <w:p w14:paraId="64D54A72" w14:textId="77777777" w:rsidR="00C278B5" w:rsidRDefault="00C278B5" w:rsidP="00C278B5">
      <w:pPr>
        <w:pStyle w:val="ListParagraph"/>
        <w:numPr>
          <w:ilvl w:val="0"/>
          <w:numId w:val="18"/>
        </w:numPr>
        <w:jc w:val="left"/>
      </w:pPr>
      <w:r>
        <w:lastRenderedPageBreak/>
        <w:t>Lớp service: thực hiện các xử lý logic, là kết nối giữa tầng controller và repository</w:t>
      </w:r>
    </w:p>
    <w:p w14:paraId="6595E5B5" w14:textId="77777777" w:rsidR="00C278B5" w:rsidRDefault="00C278B5" w:rsidP="00C278B5">
      <w:pPr>
        <w:pStyle w:val="ListParagraph"/>
        <w:numPr>
          <w:ilvl w:val="0"/>
          <w:numId w:val="18"/>
        </w:numPr>
        <w:jc w:val="left"/>
      </w:pPr>
      <w:r>
        <w:t>Lớp controller: sử dụng tầng service để viết các api cho frontend sử dụng</w:t>
      </w:r>
    </w:p>
    <w:p w14:paraId="439F8DB8" w14:textId="62308A6B" w:rsidR="00D56DBA" w:rsidRPr="002355C2" w:rsidRDefault="00C278B5" w:rsidP="002355C2">
      <w:pPr>
        <w:pStyle w:val="ListParagraph"/>
        <w:numPr>
          <w:ilvl w:val="0"/>
          <w:numId w:val="18"/>
        </w:numPr>
      </w:pPr>
      <w:r>
        <w:t>Lớp sercurity: phân quyền sử dụng api, từ đó phân quyền sử dụng hệ thống</w:t>
      </w:r>
    </w:p>
    <w:p w14:paraId="0D1AD4D2" w14:textId="0034A904" w:rsidR="00D56DBA" w:rsidRDefault="00D56DBA" w:rsidP="00D56DBA">
      <w:pPr>
        <w:pStyle w:val="Heading3"/>
        <w:rPr>
          <w:lang w:val="vi-VN"/>
        </w:rPr>
      </w:pPr>
      <w:bookmarkStart w:id="88" w:name="_Toc110206869"/>
      <w:r>
        <w:rPr>
          <w:lang w:val="vi-VN"/>
        </w:rPr>
        <w:t xml:space="preserve">User </w:t>
      </w:r>
      <w:r w:rsidR="009703A2">
        <w:t>A</w:t>
      </w:r>
      <w:r>
        <w:rPr>
          <w:lang w:val="vi-VN"/>
        </w:rPr>
        <w:t>pp</w:t>
      </w:r>
      <w:bookmarkEnd w:id="88"/>
    </w:p>
    <w:p w14:paraId="6544C4BC" w14:textId="3EC06F99" w:rsidR="00183FF8" w:rsidRDefault="00D56DBA" w:rsidP="00183FF8">
      <w:pPr>
        <w:ind w:firstLine="720"/>
        <w:rPr>
          <w:lang w:val="vi-VN"/>
        </w:rPr>
      </w:pPr>
      <w:r w:rsidRPr="009703A2">
        <w:rPr>
          <w:lang w:val="vi-VN"/>
        </w:rPr>
        <w:t xml:space="preserve">Android là hệ điều hành có mã nguồn mở dựa trên nền tảng Linux do chính Google phát hành được thiết kế dành cho các nhà phát triển thiết bị, các nhà mạng, lập trình viên có thể tiếp cận nhanh chóng, điều chỉnh tự do trong mã nguồn mở đó. Vậy nên em quyết định làm </w:t>
      </w:r>
      <w:r w:rsidR="00183FF8" w:rsidRPr="009703A2">
        <w:t>U</w:t>
      </w:r>
      <w:r w:rsidRPr="009703A2">
        <w:rPr>
          <w:lang w:val="vi-VN"/>
        </w:rPr>
        <w:t>ser app</w:t>
      </w:r>
      <w:r w:rsidR="00183FF8" w:rsidRPr="009703A2">
        <w:t xml:space="preserve"> cho người dùng</w:t>
      </w:r>
      <w:r w:rsidRPr="009703A2">
        <w:rPr>
          <w:lang w:val="vi-VN"/>
        </w:rPr>
        <w:t xml:space="preserve"> trên hệ điều hành android.</w:t>
      </w:r>
    </w:p>
    <w:p w14:paraId="77861A7E" w14:textId="3ADA3FC0" w:rsidR="009703A2" w:rsidRDefault="009703A2" w:rsidP="00183FF8">
      <w:pPr>
        <w:ind w:firstLine="720"/>
      </w:pPr>
      <w:r>
        <w:t>User App cần có các tính năng như sau:</w:t>
      </w:r>
    </w:p>
    <w:p w14:paraId="61CC7ECC" w14:textId="1C27EF2B" w:rsidR="009703A2" w:rsidRDefault="009703A2" w:rsidP="009703A2">
      <w:pPr>
        <w:pStyle w:val="ListParagraph"/>
        <w:numPr>
          <w:ilvl w:val="0"/>
          <w:numId w:val="18"/>
        </w:numPr>
      </w:pPr>
      <w:r>
        <w:t>Đăng kí tài khoản mới</w:t>
      </w:r>
    </w:p>
    <w:p w14:paraId="1C052CBC" w14:textId="421B0C8E" w:rsidR="009703A2" w:rsidRDefault="009703A2" w:rsidP="009703A2">
      <w:pPr>
        <w:pStyle w:val="ListParagraph"/>
        <w:numPr>
          <w:ilvl w:val="0"/>
          <w:numId w:val="18"/>
        </w:numPr>
      </w:pPr>
      <w:r>
        <w:t>Kích hoạt tài khoản bằng mã Code được gửi trên Email</w:t>
      </w:r>
    </w:p>
    <w:p w14:paraId="22BD696C" w14:textId="5A8C2474" w:rsidR="009703A2" w:rsidRDefault="009703A2" w:rsidP="009703A2">
      <w:pPr>
        <w:pStyle w:val="ListParagraph"/>
        <w:numPr>
          <w:ilvl w:val="0"/>
          <w:numId w:val="18"/>
        </w:numPr>
      </w:pPr>
      <w:r>
        <w:t>Đăng nhập, đăng xuất tài khoản</w:t>
      </w:r>
    </w:p>
    <w:p w14:paraId="4D5F6A81" w14:textId="67FF775F" w:rsidR="009703A2" w:rsidRDefault="009703A2" w:rsidP="009703A2">
      <w:pPr>
        <w:pStyle w:val="ListParagraph"/>
        <w:numPr>
          <w:ilvl w:val="0"/>
          <w:numId w:val="18"/>
        </w:numPr>
      </w:pPr>
      <w:r>
        <w:t>Khi mở ứng dụng thì tự động vào trang chủ nếu đã đăng nhập từ trước đó</w:t>
      </w:r>
    </w:p>
    <w:p w14:paraId="4E936EA6" w14:textId="6989490F" w:rsidR="009703A2" w:rsidRDefault="009703A2" w:rsidP="009703A2">
      <w:pPr>
        <w:pStyle w:val="ListParagraph"/>
        <w:numPr>
          <w:ilvl w:val="0"/>
          <w:numId w:val="18"/>
        </w:numPr>
      </w:pPr>
      <w:r>
        <w:t>Cho phép tìm kiếm và chỉ đường đến các bài đỗ xe</w:t>
      </w:r>
    </w:p>
    <w:p w14:paraId="52C4A8B4" w14:textId="676F232F" w:rsidR="009703A2" w:rsidRDefault="009703A2" w:rsidP="009703A2">
      <w:pPr>
        <w:pStyle w:val="ListParagraph"/>
        <w:numPr>
          <w:ilvl w:val="0"/>
          <w:numId w:val="18"/>
        </w:numPr>
      </w:pPr>
      <w:r>
        <w:t>Quét mã QR để hiển thị thông tin xe sau đó thực hiện thuê xe</w:t>
      </w:r>
    </w:p>
    <w:p w14:paraId="2DA5C31A" w14:textId="67B178DA" w:rsidR="009703A2" w:rsidRDefault="009703A2" w:rsidP="009703A2">
      <w:pPr>
        <w:pStyle w:val="ListParagraph"/>
        <w:numPr>
          <w:ilvl w:val="0"/>
          <w:numId w:val="18"/>
        </w:numPr>
      </w:pPr>
      <w:r>
        <w:t>Xem lại lịch sử các chuyến đi</w:t>
      </w:r>
    </w:p>
    <w:p w14:paraId="60371EFE" w14:textId="6F71F876" w:rsidR="009703A2" w:rsidRDefault="009703A2" w:rsidP="009703A2">
      <w:pPr>
        <w:pStyle w:val="ListParagraph"/>
        <w:numPr>
          <w:ilvl w:val="0"/>
          <w:numId w:val="18"/>
        </w:numPr>
      </w:pPr>
      <w:r>
        <w:t>Nếu đang trong quá trình thuê xe mà đóng ứng dụng vào lại thì phải quay về trang thuê xe và giữ nguyên được trạng thái (đang tạm khoá xe hay mở khoá)</w:t>
      </w:r>
    </w:p>
    <w:p w14:paraId="0255C0B4" w14:textId="3FEB56B8" w:rsidR="009703A2" w:rsidRPr="009703A2" w:rsidRDefault="009703A2" w:rsidP="009703A2">
      <w:pPr>
        <w:pStyle w:val="ListParagraph"/>
        <w:numPr>
          <w:ilvl w:val="0"/>
          <w:numId w:val="18"/>
        </w:numPr>
      </w:pPr>
      <w:r>
        <w:t>Nếu quét mã QR và thuê xe đang được thuê thì sẽ báo không thành công</w:t>
      </w:r>
    </w:p>
    <w:p w14:paraId="4F76A97E" w14:textId="77777777" w:rsidR="00D56DBA" w:rsidRDefault="00D56DBA" w:rsidP="00D56DBA">
      <w:pPr>
        <w:pStyle w:val="Heading3"/>
        <w:rPr>
          <w:lang w:val="vi-VN"/>
        </w:rPr>
      </w:pPr>
      <w:bookmarkStart w:id="89" w:name="_Toc110206870"/>
      <w:r>
        <w:rPr>
          <w:lang w:val="vi-VN"/>
        </w:rPr>
        <w:t>Admin web</w:t>
      </w:r>
      <w:bookmarkEnd w:id="89"/>
    </w:p>
    <w:p w14:paraId="16512376" w14:textId="77777777" w:rsidR="00D56DBA" w:rsidRDefault="00D56DBA" w:rsidP="00D56DBA">
      <w:pPr>
        <w:ind w:firstLine="720"/>
        <w:rPr>
          <w:lang w:val="vi-VN"/>
        </w:rPr>
      </w:pPr>
      <w:r>
        <w:rPr>
          <w:lang w:val="vi-VN"/>
        </w:rPr>
        <w:t>Admin web sẽ cung cấp khả năng quản lý các thông tin trong hệ thống như thông tin user, lịch sự các contract, thông tin các station… Em quyết định chọn react js để làm frontend cho web này vì framework này có những ưu điểm sau:</w:t>
      </w:r>
    </w:p>
    <w:p w14:paraId="41CA33CB" w14:textId="77777777" w:rsidR="00D56DBA" w:rsidRDefault="00D56DBA" w:rsidP="00D56DBA">
      <w:pPr>
        <w:pStyle w:val="ListParagraph"/>
        <w:numPr>
          <w:ilvl w:val="0"/>
          <w:numId w:val="18"/>
        </w:numPr>
        <w:rPr>
          <w:lang w:val="vi-VN"/>
        </w:rPr>
      </w:pPr>
      <w:r w:rsidRPr="0051244D">
        <w:rPr>
          <w:lang w:val="vi-VN"/>
        </w:rPr>
        <w:t>React cho phép các nhà phát triển sử dụng các phần riêng lẻ của ứng dụng của họ ở cả phía máy khách và phía máy chủ, điều này cuối cùng giúp tăng tốc độ của quá trình phát triển.</w:t>
      </w:r>
    </w:p>
    <w:p w14:paraId="0531C8FE" w14:textId="77777777" w:rsidR="00D56DBA" w:rsidRDefault="00D56DBA" w:rsidP="00D56DBA">
      <w:pPr>
        <w:pStyle w:val="ListParagraph"/>
        <w:numPr>
          <w:ilvl w:val="0"/>
          <w:numId w:val="18"/>
        </w:numPr>
        <w:rPr>
          <w:lang w:val="vi-VN"/>
        </w:rPr>
      </w:pPr>
      <w:r>
        <w:rPr>
          <w:lang w:val="vi-VN"/>
        </w:rPr>
        <w:t>S</w:t>
      </w:r>
      <w:r w:rsidRPr="0051244D">
        <w:rPr>
          <w:lang w:val="vi-VN"/>
        </w:rPr>
        <w:t>o với các frontend framework khác, mã React dễ bảo trì hơn và linh hoạt hơn do cấu trúc mô-đun của nó. Do đó, sự linh hoạt này giúp tiết kiệm rất nhiều thời gian và chi phí cho doanh nghiệp</w:t>
      </w:r>
    </w:p>
    <w:p w14:paraId="61F86E5F" w14:textId="6DD65570" w:rsidR="00D56DBA" w:rsidRDefault="00D56DBA" w:rsidP="00D56DBA">
      <w:pPr>
        <w:pStyle w:val="ListParagraph"/>
        <w:numPr>
          <w:ilvl w:val="0"/>
          <w:numId w:val="18"/>
        </w:numPr>
        <w:rPr>
          <w:lang w:val="vi-VN"/>
        </w:rPr>
      </w:pPr>
      <w:r w:rsidRPr="0051244D">
        <w:rPr>
          <w:lang w:val="vi-VN"/>
        </w:rPr>
        <w:lastRenderedPageBreak/>
        <w:t>React JS được thiết kế để cung cấp hiệu suất cao. Cốt lõi của khung cung cấp chương trình DOM ảo và kết xuất phía máy chủ, giúp các ứng dụng phức tạp chạy cực nhanh</w:t>
      </w:r>
    </w:p>
    <w:p w14:paraId="5298A9E4" w14:textId="5CE00325" w:rsidR="00183FF8" w:rsidRDefault="00183FF8" w:rsidP="00183FF8">
      <w:pPr>
        <w:pStyle w:val="ListParagraph"/>
        <w:numPr>
          <w:ilvl w:val="0"/>
          <w:numId w:val="18"/>
        </w:numPr>
      </w:pPr>
      <w:r>
        <w:t xml:space="preserve">Ý tưởng chính của React js là </w:t>
      </w:r>
      <w:r w:rsidRPr="00183FF8">
        <w:t>cho phép chia UI thành các phần độc lập, có thể tái sử dụng và bạn có thể sử dụng chúng 1 cách độc lập</w:t>
      </w:r>
      <w:r>
        <w:t>, mỗi phần đó được gọi là 1 Component</w:t>
      </w:r>
    </w:p>
    <w:p w14:paraId="18E586EC" w14:textId="4D5F1014" w:rsidR="00896ADC" w:rsidRDefault="00896ADC" w:rsidP="00896ADC">
      <w:pPr>
        <w:ind w:firstLine="360"/>
      </w:pPr>
      <w:r>
        <w:t>Admin web</w:t>
      </w:r>
      <w:r w:rsidRPr="00896ADC">
        <w:t xml:space="preserve"> cần có các tính năng như sau:</w:t>
      </w:r>
    </w:p>
    <w:p w14:paraId="4F14CABC" w14:textId="11FB1E39" w:rsidR="00896ADC" w:rsidRDefault="00896ADC" w:rsidP="00896ADC">
      <w:pPr>
        <w:pStyle w:val="ListParagraph"/>
        <w:numPr>
          <w:ilvl w:val="0"/>
          <w:numId w:val="18"/>
        </w:numPr>
      </w:pPr>
      <w:r>
        <w:t>Đăng nhập, đăng nhập</w:t>
      </w:r>
    </w:p>
    <w:p w14:paraId="6E33A9E3" w14:textId="65F33FE2" w:rsidR="00896ADC" w:rsidRDefault="00896ADC" w:rsidP="00896ADC">
      <w:pPr>
        <w:pStyle w:val="ListParagraph"/>
        <w:numPr>
          <w:ilvl w:val="0"/>
          <w:numId w:val="18"/>
        </w:numPr>
      </w:pPr>
      <w:r>
        <w:t>Quản lý user</w:t>
      </w:r>
    </w:p>
    <w:p w14:paraId="3FE6B2EB" w14:textId="1647D83C" w:rsidR="00896ADC" w:rsidRDefault="00896ADC" w:rsidP="00896ADC">
      <w:pPr>
        <w:pStyle w:val="ListParagraph"/>
        <w:numPr>
          <w:ilvl w:val="0"/>
          <w:numId w:val="18"/>
        </w:numPr>
      </w:pPr>
      <w:r>
        <w:t>Quản lý các station</w:t>
      </w:r>
    </w:p>
    <w:p w14:paraId="5D3F320A" w14:textId="4DE1928B" w:rsidR="00896ADC" w:rsidRPr="00183FF8" w:rsidRDefault="00896ADC" w:rsidP="00896ADC">
      <w:pPr>
        <w:pStyle w:val="ListParagraph"/>
        <w:numPr>
          <w:ilvl w:val="0"/>
          <w:numId w:val="18"/>
        </w:numPr>
      </w:pPr>
      <w:r>
        <w:t>Quản lý lịch sử các chuyến đi</w:t>
      </w:r>
    </w:p>
    <w:p w14:paraId="12AF11E6" w14:textId="77777777" w:rsidR="00D56DBA" w:rsidRDefault="00D56DBA" w:rsidP="00D56DBA">
      <w:pPr>
        <w:pStyle w:val="Heading3"/>
        <w:rPr>
          <w:lang w:val="vi-VN"/>
        </w:rPr>
      </w:pPr>
      <w:bookmarkStart w:id="90" w:name="_Toc110206871"/>
      <w:r w:rsidRPr="00D56DBA">
        <w:t>Khối</w:t>
      </w:r>
      <w:r>
        <w:rPr>
          <w:lang w:val="vi-VN"/>
        </w:rPr>
        <w:t xml:space="preserve"> Google Map P</w:t>
      </w:r>
      <w:r w:rsidRPr="0051244D">
        <w:rPr>
          <w:lang w:val="vi-VN"/>
        </w:rPr>
        <w:t>latform</w:t>
      </w:r>
      <w:bookmarkEnd w:id="90"/>
    </w:p>
    <w:p w14:paraId="2DD64D51" w14:textId="20927019" w:rsidR="00550CF9" w:rsidRPr="00550CF9" w:rsidRDefault="00896ADC" w:rsidP="00550CF9">
      <w:pPr>
        <w:ind w:firstLine="720"/>
      </w:pPr>
      <w:r w:rsidRPr="00896ADC">
        <w:rPr>
          <w:lang w:val="vi-VN"/>
        </w:rPr>
        <w:t>Ứng dụng Google Map là một dịch vụ bản đồ trực tuyến trên web và app miễn phí do Google phát hành và quản lý, ứng dụng hỗ trợ nhiều dịch vụ, tính năng cho người dùng nhưng phổ biến nhất là dò đường, chỉ đường, tìm vị trí; hiển thị những tuyến đường tối ưu cho từng phương tiện tham gia giao thông, ngoài ra còn hướng dẫn cách bắt xe và chuyển tuyến xe dành cho người tham gia các phương tiện lưu thông công cộng (xe bus), hiển thị những địa điểm xung quanh vị trí người dùng hoặc vị trí chỉ định như ATM, trạm xăng, bệnh viện…</w:t>
      </w:r>
      <w:r w:rsidR="00550CF9">
        <w:t xml:space="preserve"> </w:t>
      </w:r>
      <w:r w:rsidR="00550CF9" w:rsidRPr="00550CF9">
        <w:t>Theo một số thông báo từ Google, Việt Nam nằm trong danh sách những vùng lãnh thổ bị cấm sử dụng Map API từ họ. Chính vì vậy để sử dụng được những dịch vụ Maps API cung cấp, người dùng cần sử dụng Billing Account mới, bank account này cần nằm ngoài danh sách các quốc gia bị chặn thì mới có thể sử dụng.</w:t>
      </w:r>
      <w:r w:rsidR="00550CF9">
        <w:t xml:space="preserve"> C</w:t>
      </w:r>
      <w:r w:rsidR="00550CF9">
        <w:rPr>
          <w:lang w:val="vi-VN"/>
        </w:rPr>
        <w:t xml:space="preserve">hính vì vậy </w:t>
      </w:r>
      <w:r w:rsidR="00550CF9">
        <w:t>U</w:t>
      </w:r>
      <w:r w:rsidR="00550CF9">
        <w:rPr>
          <w:lang w:val="vi-VN"/>
        </w:rPr>
        <w:t xml:space="preserve">ser </w:t>
      </w:r>
      <w:r w:rsidR="00550CF9">
        <w:t>A</w:t>
      </w:r>
      <w:r w:rsidR="00550CF9">
        <w:rPr>
          <w:lang w:val="vi-VN"/>
        </w:rPr>
        <w:t>pp cần kết nốt với Google Map P</w:t>
      </w:r>
      <w:r w:rsidR="00550CF9" w:rsidRPr="0051244D">
        <w:rPr>
          <w:lang w:val="vi-VN"/>
        </w:rPr>
        <w:t>latform</w:t>
      </w:r>
      <w:r w:rsidR="00550CF9">
        <w:rPr>
          <w:lang w:val="vi-VN"/>
        </w:rPr>
        <w:t xml:space="preserve"> để làm được điều đó</w:t>
      </w:r>
      <w:r w:rsidR="00550CF9">
        <w:t>.</w:t>
      </w:r>
    </w:p>
    <w:p w14:paraId="4580C022" w14:textId="5E9DE95D" w:rsidR="007371E6" w:rsidRDefault="007371E6" w:rsidP="007371E6">
      <w:pPr>
        <w:pStyle w:val="Heading3"/>
      </w:pPr>
      <w:bookmarkStart w:id="91" w:name="_Toc110206872"/>
      <w:r>
        <w:t>Khối Device</w:t>
      </w:r>
      <w:bookmarkEnd w:id="91"/>
    </w:p>
    <w:p w14:paraId="5076E2F4" w14:textId="416C4663" w:rsidR="007371E6" w:rsidRDefault="00EB29DC" w:rsidP="00EB29DC">
      <w:pPr>
        <w:ind w:firstLine="720"/>
      </w:pPr>
      <w:r>
        <w:t>Khối Device sẽ có trách nhiệm mô phỏng các thiết bị khoá gắn trên xe thật</w:t>
      </w:r>
      <w:r w:rsidR="00550CF9">
        <w:t>.</w:t>
      </w:r>
      <w:r>
        <w:t xml:space="preserve"> </w:t>
      </w:r>
      <w:r w:rsidR="00550CF9">
        <w:t>Khối Device gồm 2 phần chính:</w:t>
      </w:r>
    </w:p>
    <w:p w14:paraId="7763C7C5" w14:textId="491546F7" w:rsidR="00550CF9" w:rsidRDefault="00550CF9" w:rsidP="00550CF9">
      <w:pPr>
        <w:pStyle w:val="ListParagraph"/>
        <w:numPr>
          <w:ilvl w:val="0"/>
          <w:numId w:val="18"/>
        </w:numPr>
      </w:pPr>
      <w:r>
        <w:t>Website c</w:t>
      </w:r>
      <w:r w:rsidR="00C60268">
        <w:t>ó chức năng mô phỏng các thiết bị thật</w:t>
      </w:r>
    </w:p>
    <w:p w14:paraId="71D50D2B" w14:textId="00010B59" w:rsidR="00550CF9" w:rsidRPr="007371E6" w:rsidRDefault="00550CF9" w:rsidP="00550CF9">
      <w:pPr>
        <w:pStyle w:val="ListParagraph"/>
        <w:numPr>
          <w:ilvl w:val="0"/>
          <w:numId w:val="18"/>
        </w:numPr>
      </w:pPr>
      <w:r>
        <w:t xml:space="preserve">MQTT client cho phép trao đổi thông tin với Server qua giao thức MQTT, giao tiếp với </w:t>
      </w:r>
      <w:r w:rsidR="00C60268">
        <w:t xml:space="preserve">với Website qua giao Rest Api và Websocket </w:t>
      </w:r>
    </w:p>
    <w:p w14:paraId="72E06DC5" w14:textId="540BFE95" w:rsidR="007371E6" w:rsidRDefault="002355C2" w:rsidP="002355C2">
      <w:pPr>
        <w:pStyle w:val="Heading3"/>
      </w:pPr>
      <w:bookmarkStart w:id="92" w:name="_Toc110206873"/>
      <w:r>
        <w:lastRenderedPageBreak/>
        <w:t xml:space="preserve">Khối </w:t>
      </w:r>
      <w:r w:rsidR="007371E6">
        <w:t>Database</w:t>
      </w:r>
      <w:bookmarkEnd w:id="92"/>
    </w:p>
    <w:p w14:paraId="1953B9F3" w14:textId="77777777" w:rsidR="009E7E16" w:rsidRDefault="009E7E16" w:rsidP="009E7E16">
      <w:pPr>
        <w:ind w:firstLine="720"/>
        <w:jc w:val="left"/>
      </w:pPr>
      <w:r w:rsidRPr="006B278F">
        <w:t>MySQL là ứng dụng cơ sở dữ liệu mã nguồn mở phổ biến nhất hiện nay (theo www. mysql. com) và được sử dụng phối hợp với Java. Trước khi làm việc với MySQL cần xác định các nhu cầu cho ứng dụng</w:t>
      </w:r>
      <w:r>
        <w:t xml:space="preserve">. </w:t>
      </w:r>
    </w:p>
    <w:p w14:paraId="3C1162CA" w14:textId="77777777" w:rsidR="009E7E16" w:rsidRDefault="009E7E16" w:rsidP="009E7E16">
      <w:pPr>
        <w:ind w:firstLine="720"/>
        <w:jc w:val="left"/>
      </w:pPr>
      <w:r>
        <w:t>MySQL là cơ sở dữ có trình giao diện trên Windows hay Linux, cho phép người sử dụng có thể thao tác các hành động liên quan đến nó. Việc tìm hiểu từng công nghệ trước khi bắt tay vào việc viết mã kịch bản Java, việc tích hợp hai công nghệ java và MySQL là một công việc cần thiết và rất quan trọng</w:t>
      </w:r>
    </w:p>
    <w:p w14:paraId="181E64F8" w14:textId="77777777" w:rsidR="009E7E16" w:rsidRDefault="009E7E16" w:rsidP="009E7E16">
      <w:pPr>
        <w:ind w:firstLine="720"/>
        <w:jc w:val="left"/>
      </w:pPr>
      <w:r>
        <w:t>Mục đích sử dụng cơ sở dữ liệu bao gồm các chức năng như: lưu trữ (storage), truy cập (accessibility), tổ chức (organization) và xử lí (manipulation)</w:t>
      </w:r>
    </w:p>
    <w:p w14:paraId="61143AEF" w14:textId="77777777" w:rsidR="009E7E16" w:rsidRDefault="009E7E16" w:rsidP="009E7E16">
      <w:pPr>
        <w:pStyle w:val="ListParagraph"/>
        <w:numPr>
          <w:ilvl w:val="0"/>
          <w:numId w:val="30"/>
        </w:numPr>
        <w:jc w:val="left"/>
      </w:pPr>
      <w:r>
        <w:t>Lưu trữ: Lưu trữ trên đĩa và có thể chuyển đổi dữ liệu từ cơ sở dữ liệu này sang cơ sở dữ liệu khác, nếu sử dụng cho quy mô nhỏ, có thể chọn cơ sở dữ liệu nhỏ như:Microsoft Exel, Microsoft Access, MySQL, Microsoft Visual FoxPro,... Nếu ứng dụng có quy mô lớn, bạn có thể chọn cơ sở dữ liệu có quy mô lớn như :Oracle, SQL Server, MySQL...</w:t>
      </w:r>
    </w:p>
    <w:p w14:paraId="6025CF8B" w14:textId="77777777" w:rsidR="009E7E16" w:rsidRDefault="009E7E16" w:rsidP="009E7E16">
      <w:pPr>
        <w:pStyle w:val="ListParagraph"/>
        <w:numPr>
          <w:ilvl w:val="0"/>
          <w:numId w:val="30"/>
        </w:numPr>
        <w:jc w:val="left"/>
      </w:pPr>
      <w:r>
        <w:t>Truy cập:Truy cập dữ liệu phụ thuộc vào mục đích và yêu cầu của người sử dụng, ở mức độ mang tính cục bộ, truy cập cơ sỏ dữ liệu ngay trong cơ sở dữ liệu với nhau, nhằm trao đổi hay xử lí dữ liệu ngay bên trong chính nó, nhưng do mục đích và yêu cầu người dùng vượt ra ngoài cơ sở dữ liệu, nên bạn cần có các phương thức truy cập dữ liệu giữa các cơ sở dữ liệu với nhau như: Microsoft Access với SQL Server, hay SQL Server và cơ sở dữ liệu Oracle....</w:t>
      </w:r>
    </w:p>
    <w:p w14:paraId="2597F6D7" w14:textId="77777777" w:rsidR="009E7E16" w:rsidRDefault="009E7E16" w:rsidP="009E7E16">
      <w:pPr>
        <w:pStyle w:val="ListParagraph"/>
        <w:numPr>
          <w:ilvl w:val="0"/>
          <w:numId w:val="30"/>
        </w:numPr>
        <w:jc w:val="left"/>
      </w:pPr>
      <w:r>
        <w:t>Tổ chức:Tổ chức cơ sở dữ liệu phụ thuộc vào mo hình cơ sở dữ liệu, phân tích và thiết kế cơ sở dữ liệu tức là tổ chức cơ sở dữ liệu phụ thuộc vào đặc điểm riêng của từng ứng dụng. Tuy nhiên khi tổ chức cơ sở dữ liệu cần phải tuân theo một số tiêu chuẩn của hệ thống cơ sở dữ liệu nnhằm tăng tính tối ưu khi truy cập và xử lí</w:t>
      </w:r>
    </w:p>
    <w:p w14:paraId="6B3272B1" w14:textId="1E7B2D5F" w:rsidR="002355C2" w:rsidRPr="002355C2" w:rsidRDefault="009E7E16" w:rsidP="002355C2">
      <w:pPr>
        <w:pStyle w:val="ListParagraph"/>
        <w:numPr>
          <w:ilvl w:val="0"/>
          <w:numId w:val="30"/>
        </w:numPr>
        <w:jc w:val="left"/>
      </w:pPr>
      <w:r>
        <w:t>Xử lí:Tùy vào nhu cầu tính toán và truy vấn cơ sở dữ liệu với các mục đích khác nhau, cần phải sử dụng các phát biểu truy vấn cùng các phép toán, phát biểu của cơ sở dữ liệu để xuất ra kết quả như yêu cầu. Để thao tác hay xử lí dữ liệu bên trong chính cơ sở dữ liệu ta sử dụng các ngôn ngữ lập trình như:PHP, C++, Java, Visual Basic,...</w:t>
      </w:r>
    </w:p>
    <w:p w14:paraId="44E25A40" w14:textId="75593987" w:rsidR="009E7E16" w:rsidRPr="009E7E16" w:rsidRDefault="009E7E16" w:rsidP="007371E6">
      <w:pPr>
        <w:rPr>
          <w:b/>
          <w:bCs/>
        </w:rPr>
      </w:pPr>
      <w:r w:rsidRPr="009E7E16">
        <w:rPr>
          <w:b/>
          <w:bCs/>
        </w:rPr>
        <w:lastRenderedPageBreak/>
        <w:t>Database của hệ thống</w:t>
      </w:r>
    </w:p>
    <w:p w14:paraId="3DDB74AA" w14:textId="294C5207" w:rsidR="007371E6" w:rsidRDefault="007371E6" w:rsidP="007371E6">
      <w:r>
        <w:rPr>
          <w:noProof/>
          <w:lang w:val="vi-VN"/>
        </w:rPr>
        <w:drawing>
          <wp:inline distT="0" distB="0" distL="0" distR="0" wp14:anchorId="4942E68A" wp14:editId="2739BBA0">
            <wp:extent cx="5758815" cy="4661535"/>
            <wp:effectExtent l="0" t="0" r="0" b="571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58815" cy="4661535"/>
                    </a:xfrm>
                    <a:prstGeom prst="rect">
                      <a:avLst/>
                    </a:prstGeom>
                  </pic:spPr>
                </pic:pic>
              </a:graphicData>
            </a:graphic>
          </wp:inline>
        </w:drawing>
      </w:r>
    </w:p>
    <w:p w14:paraId="6FF3B03B" w14:textId="56891361" w:rsidR="009F45B0" w:rsidRDefault="009F45B0" w:rsidP="009F45B0">
      <w:pPr>
        <w:pStyle w:val="Caption"/>
      </w:pPr>
      <w:bookmarkStart w:id="93" w:name="_Toc110206906"/>
      <w:r>
        <w:t>Hình 3.6 DB hệ thống</w:t>
      </w:r>
      <w:bookmarkEnd w:id="93"/>
    </w:p>
    <w:p w14:paraId="63B94F52" w14:textId="77777777" w:rsidR="009F45B0" w:rsidRPr="009F45B0" w:rsidRDefault="009F45B0" w:rsidP="009F45B0"/>
    <w:p w14:paraId="66E24A57" w14:textId="77777777" w:rsidR="007371E6" w:rsidRPr="009F45B0" w:rsidRDefault="007371E6" w:rsidP="009F45B0">
      <w:pPr>
        <w:pStyle w:val="Bng"/>
      </w:pPr>
      <w:bookmarkStart w:id="94" w:name="_Toc110206924"/>
      <w:r w:rsidRPr="009F45B0">
        <w:t>Bảng user</w:t>
      </w:r>
      <w:bookmarkEnd w:id="94"/>
    </w:p>
    <w:tbl>
      <w:tblPr>
        <w:tblStyle w:val="TableGrid"/>
        <w:tblW w:w="0" w:type="auto"/>
        <w:tblLook w:val="04A0" w:firstRow="1" w:lastRow="0" w:firstColumn="1" w:lastColumn="0" w:noHBand="0" w:noVBand="1"/>
      </w:tblPr>
      <w:tblGrid>
        <w:gridCol w:w="1964"/>
        <w:gridCol w:w="2017"/>
        <w:gridCol w:w="1051"/>
        <w:gridCol w:w="1084"/>
        <w:gridCol w:w="2943"/>
      </w:tblGrid>
      <w:tr w:rsidR="007371E6" w14:paraId="41535FAB" w14:textId="77777777" w:rsidTr="00064B37">
        <w:tc>
          <w:tcPr>
            <w:tcW w:w="1811" w:type="dxa"/>
          </w:tcPr>
          <w:p w14:paraId="124AD8A1" w14:textId="77777777" w:rsidR="007371E6" w:rsidRDefault="007371E6" w:rsidP="00064B37">
            <w:pPr>
              <w:jc w:val="center"/>
              <w:rPr>
                <w:b/>
                <w:bCs/>
                <w:lang w:val="vi-VN"/>
              </w:rPr>
            </w:pPr>
            <w:r>
              <w:rPr>
                <w:b/>
                <w:bCs/>
                <w:lang w:val="vi-VN"/>
              </w:rPr>
              <w:t>Tên column</w:t>
            </w:r>
          </w:p>
        </w:tc>
        <w:tc>
          <w:tcPr>
            <w:tcW w:w="1812" w:type="dxa"/>
          </w:tcPr>
          <w:p w14:paraId="5C6556FA" w14:textId="77777777" w:rsidR="007371E6" w:rsidRDefault="007371E6" w:rsidP="00064B37">
            <w:pPr>
              <w:jc w:val="center"/>
              <w:rPr>
                <w:b/>
                <w:bCs/>
                <w:lang w:val="vi-VN"/>
              </w:rPr>
            </w:pPr>
            <w:r>
              <w:rPr>
                <w:b/>
                <w:bCs/>
                <w:lang w:val="vi-VN"/>
              </w:rPr>
              <w:t>Kiểu dữ liệu</w:t>
            </w:r>
          </w:p>
        </w:tc>
        <w:tc>
          <w:tcPr>
            <w:tcW w:w="1142" w:type="dxa"/>
          </w:tcPr>
          <w:p w14:paraId="36C6A164" w14:textId="77777777" w:rsidR="007371E6" w:rsidRDefault="007371E6" w:rsidP="00064B37">
            <w:pPr>
              <w:jc w:val="center"/>
              <w:rPr>
                <w:b/>
                <w:bCs/>
                <w:lang w:val="vi-VN"/>
              </w:rPr>
            </w:pPr>
            <w:r>
              <w:rPr>
                <w:b/>
                <w:bCs/>
                <w:lang w:val="vi-VN"/>
              </w:rPr>
              <w:t>Not null</w:t>
            </w:r>
          </w:p>
        </w:tc>
        <w:tc>
          <w:tcPr>
            <w:tcW w:w="1170" w:type="dxa"/>
          </w:tcPr>
          <w:p w14:paraId="7D2A5ABB" w14:textId="77777777" w:rsidR="007371E6" w:rsidRDefault="007371E6" w:rsidP="00064B37">
            <w:pPr>
              <w:jc w:val="center"/>
              <w:rPr>
                <w:b/>
                <w:bCs/>
                <w:lang w:val="vi-VN"/>
              </w:rPr>
            </w:pPr>
            <w:r>
              <w:rPr>
                <w:b/>
                <w:bCs/>
                <w:lang w:val="vi-VN"/>
              </w:rPr>
              <w:t>Tự tăng</w:t>
            </w:r>
          </w:p>
        </w:tc>
        <w:tc>
          <w:tcPr>
            <w:tcW w:w="3124" w:type="dxa"/>
          </w:tcPr>
          <w:p w14:paraId="5CE7BD3B" w14:textId="77777777" w:rsidR="007371E6" w:rsidRDefault="007371E6" w:rsidP="00064B37">
            <w:pPr>
              <w:jc w:val="center"/>
              <w:rPr>
                <w:b/>
                <w:bCs/>
                <w:lang w:val="vi-VN"/>
              </w:rPr>
            </w:pPr>
            <w:r>
              <w:rPr>
                <w:b/>
                <w:bCs/>
                <w:lang w:val="vi-VN"/>
              </w:rPr>
              <w:t>Mô tả</w:t>
            </w:r>
          </w:p>
        </w:tc>
      </w:tr>
      <w:tr w:rsidR="007371E6" w14:paraId="1283C435" w14:textId="77777777" w:rsidTr="00064B37">
        <w:tc>
          <w:tcPr>
            <w:tcW w:w="1811" w:type="dxa"/>
          </w:tcPr>
          <w:p w14:paraId="3689F7CA" w14:textId="77777777" w:rsidR="007371E6" w:rsidRPr="0051244D" w:rsidRDefault="007371E6" w:rsidP="00064B37">
            <w:pPr>
              <w:jc w:val="center"/>
              <w:rPr>
                <w:lang w:val="vi-VN"/>
              </w:rPr>
            </w:pPr>
            <w:r w:rsidRPr="0051244D">
              <w:rPr>
                <w:lang w:val="vi-VN"/>
              </w:rPr>
              <w:t>id</w:t>
            </w:r>
          </w:p>
        </w:tc>
        <w:tc>
          <w:tcPr>
            <w:tcW w:w="1812" w:type="dxa"/>
          </w:tcPr>
          <w:p w14:paraId="65F3E3F6" w14:textId="77777777" w:rsidR="007371E6" w:rsidRPr="0051244D" w:rsidRDefault="007371E6" w:rsidP="00064B37">
            <w:pPr>
              <w:jc w:val="center"/>
              <w:rPr>
                <w:lang w:val="vi-VN"/>
              </w:rPr>
            </w:pPr>
            <w:r w:rsidRPr="0051244D">
              <w:rPr>
                <w:lang w:val="vi-VN"/>
              </w:rPr>
              <w:t>INT</w:t>
            </w:r>
          </w:p>
        </w:tc>
        <w:tc>
          <w:tcPr>
            <w:tcW w:w="1142" w:type="dxa"/>
          </w:tcPr>
          <w:p w14:paraId="587D3D91" w14:textId="77777777" w:rsidR="007371E6" w:rsidRPr="0051244D" w:rsidRDefault="007371E6" w:rsidP="00064B37">
            <w:pPr>
              <w:jc w:val="center"/>
              <w:rPr>
                <w:lang w:val="vi-VN"/>
              </w:rPr>
            </w:pPr>
            <w:r>
              <w:rPr>
                <w:lang w:val="vi-VN"/>
              </w:rPr>
              <w:sym w:font="Wingdings" w:char="F06C"/>
            </w:r>
          </w:p>
        </w:tc>
        <w:tc>
          <w:tcPr>
            <w:tcW w:w="1170" w:type="dxa"/>
          </w:tcPr>
          <w:p w14:paraId="57AFBE6A" w14:textId="77777777" w:rsidR="007371E6" w:rsidRPr="0051244D" w:rsidRDefault="007371E6" w:rsidP="00064B37">
            <w:pPr>
              <w:jc w:val="center"/>
              <w:rPr>
                <w:lang w:val="vi-VN"/>
              </w:rPr>
            </w:pPr>
            <w:r>
              <w:rPr>
                <w:lang w:val="vi-VN"/>
              </w:rPr>
              <w:sym w:font="Wingdings" w:char="F06C"/>
            </w:r>
          </w:p>
        </w:tc>
        <w:tc>
          <w:tcPr>
            <w:tcW w:w="3124" w:type="dxa"/>
          </w:tcPr>
          <w:p w14:paraId="0C28C114"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14:paraId="5D647E0D" w14:textId="77777777" w:rsidTr="00064B37">
        <w:tc>
          <w:tcPr>
            <w:tcW w:w="1811" w:type="dxa"/>
          </w:tcPr>
          <w:p w14:paraId="640AD19C" w14:textId="77777777" w:rsidR="007371E6" w:rsidRPr="0051244D" w:rsidRDefault="007371E6" w:rsidP="00064B37">
            <w:pPr>
              <w:jc w:val="center"/>
              <w:rPr>
                <w:lang w:val="vi-VN"/>
              </w:rPr>
            </w:pPr>
            <w:r>
              <w:rPr>
                <w:lang w:val="vi-VN"/>
              </w:rPr>
              <w:t>email</w:t>
            </w:r>
          </w:p>
        </w:tc>
        <w:tc>
          <w:tcPr>
            <w:tcW w:w="1812" w:type="dxa"/>
          </w:tcPr>
          <w:p w14:paraId="0E183BE5" w14:textId="77777777" w:rsidR="007371E6" w:rsidRPr="0051244D" w:rsidRDefault="007371E6" w:rsidP="00064B37">
            <w:pPr>
              <w:jc w:val="center"/>
            </w:pPr>
            <w:r w:rsidRPr="0051244D">
              <w:t>VARCHAR(100)</w:t>
            </w:r>
          </w:p>
        </w:tc>
        <w:tc>
          <w:tcPr>
            <w:tcW w:w="1142" w:type="dxa"/>
          </w:tcPr>
          <w:p w14:paraId="52BE7B16" w14:textId="77777777" w:rsidR="007371E6" w:rsidRDefault="007371E6" w:rsidP="00064B37">
            <w:pPr>
              <w:jc w:val="center"/>
              <w:rPr>
                <w:lang w:val="vi-VN"/>
              </w:rPr>
            </w:pPr>
            <w:r>
              <w:rPr>
                <w:lang w:val="vi-VN"/>
              </w:rPr>
              <w:sym w:font="Wingdings" w:char="F06C"/>
            </w:r>
          </w:p>
        </w:tc>
        <w:tc>
          <w:tcPr>
            <w:tcW w:w="1170" w:type="dxa"/>
          </w:tcPr>
          <w:p w14:paraId="7084CBFD" w14:textId="77777777" w:rsidR="007371E6" w:rsidRDefault="007371E6" w:rsidP="00064B37">
            <w:pPr>
              <w:jc w:val="center"/>
              <w:rPr>
                <w:lang w:val="vi-VN"/>
              </w:rPr>
            </w:pPr>
          </w:p>
        </w:tc>
        <w:tc>
          <w:tcPr>
            <w:tcW w:w="3124" w:type="dxa"/>
          </w:tcPr>
          <w:p w14:paraId="31929050" w14:textId="77777777" w:rsidR="007371E6" w:rsidRDefault="007371E6" w:rsidP="007371E6">
            <w:pPr>
              <w:pStyle w:val="ListParagraph"/>
              <w:numPr>
                <w:ilvl w:val="0"/>
                <w:numId w:val="18"/>
              </w:numPr>
              <w:jc w:val="left"/>
              <w:rPr>
                <w:lang w:val="vi-VN"/>
              </w:rPr>
            </w:pPr>
            <w:r>
              <w:t>email ng</w:t>
            </w:r>
            <w:r w:rsidRPr="0051244D">
              <w:rPr>
                <w:lang w:val="vi-VN"/>
              </w:rPr>
              <w:t>ười dùng</w:t>
            </w:r>
          </w:p>
          <w:p w14:paraId="5EB71A03" w14:textId="77777777" w:rsidR="007371E6" w:rsidRDefault="007371E6" w:rsidP="007371E6">
            <w:pPr>
              <w:pStyle w:val="ListParagraph"/>
              <w:numPr>
                <w:ilvl w:val="0"/>
                <w:numId w:val="18"/>
              </w:numPr>
              <w:jc w:val="left"/>
              <w:rPr>
                <w:lang w:val="vi-VN"/>
              </w:rPr>
            </w:pPr>
            <w:r>
              <w:rPr>
                <w:lang w:val="vi-VN"/>
              </w:rPr>
              <w:t>dùng để đăng nhập</w:t>
            </w:r>
          </w:p>
          <w:p w14:paraId="316DD3D6" w14:textId="77777777" w:rsidR="007371E6" w:rsidRPr="0051244D" w:rsidRDefault="007371E6" w:rsidP="007371E6">
            <w:pPr>
              <w:pStyle w:val="ListParagraph"/>
              <w:numPr>
                <w:ilvl w:val="0"/>
                <w:numId w:val="18"/>
              </w:numPr>
              <w:jc w:val="left"/>
              <w:rPr>
                <w:lang w:val="vi-VN"/>
              </w:rPr>
            </w:pPr>
            <w:r>
              <w:rPr>
                <w:lang w:val="vi-VN"/>
              </w:rPr>
              <w:t>không trùng lặp</w:t>
            </w:r>
          </w:p>
        </w:tc>
      </w:tr>
      <w:tr w:rsidR="007371E6" w14:paraId="2C3E1A25" w14:textId="77777777" w:rsidTr="00064B37">
        <w:tc>
          <w:tcPr>
            <w:tcW w:w="1811" w:type="dxa"/>
          </w:tcPr>
          <w:p w14:paraId="7344933C" w14:textId="77777777" w:rsidR="007371E6" w:rsidRDefault="007371E6" w:rsidP="00064B37">
            <w:pPr>
              <w:jc w:val="center"/>
              <w:rPr>
                <w:lang w:val="vi-VN"/>
              </w:rPr>
            </w:pPr>
            <w:r>
              <w:rPr>
                <w:lang w:val="vi-VN"/>
              </w:rPr>
              <w:t>id_number</w:t>
            </w:r>
          </w:p>
        </w:tc>
        <w:tc>
          <w:tcPr>
            <w:tcW w:w="1812" w:type="dxa"/>
          </w:tcPr>
          <w:p w14:paraId="28D14ED2" w14:textId="77777777" w:rsidR="007371E6" w:rsidRPr="0051244D" w:rsidRDefault="007371E6" w:rsidP="00064B37">
            <w:pPr>
              <w:jc w:val="center"/>
              <w:rPr>
                <w:lang w:val="vi-VN"/>
              </w:rPr>
            </w:pPr>
            <w:r w:rsidRPr="0051244D">
              <w:rPr>
                <w:lang w:val="vi-VN"/>
              </w:rPr>
              <w:t>VARCHAR(20)</w:t>
            </w:r>
          </w:p>
        </w:tc>
        <w:tc>
          <w:tcPr>
            <w:tcW w:w="1142" w:type="dxa"/>
          </w:tcPr>
          <w:p w14:paraId="00C9A908" w14:textId="77777777" w:rsidR="007371E6" w:rsidRDefault="007371E6" w:rsidP="00064B37">
            <w:pPr>
              <w:jc w:val="center"/>
              <w:rPr>
                <w:lang w:val="vi-VN"/>
              </w:rPr>
            </w:pPr>
          </w:p>
        </w:tc>
        <w:tc>
          <w:tcPr>
            <w:tcW w:w="1170" w:type="dxa"/>
          </w:tcPr>
          <w:p w14:paraId="53664A1B" w14:textId="77777777" w:rsidR="007371E6" w:rsidRDefault="007371E6" w:rsidP="00064B37">
            <w:pPr>
              <w:jc w:val="center"/>
              <w:rPr>
                <w:lang w:val="vi-VN"/>
              </w:rPr>
            </w:pPr>
          </w:p>
        </w:tc>
        <w:tc>
          <w:tcPr>
            <w:tcW w:w="3124" w:type="dxa"/>
          </w:tcPr>
          <w:p w14:paraId="1635E27A" w14:textId="77777777" w:rsidR="007371E6" w:rsidRDefault="007371E6" w:rsidP="007371E6">
            <w:pPr>
              <w:pStyle w:val="ListParagraph"/>
              <w:numPr>
                <w:ilvl w:val="0"/>
                <w:numId w:val="18"/>
              </w:numPr>
              <w:jc w:val="left"/>
            </w:pPr>
            <w:r>
              <w:rPr>
                <w:lang w:val="vi-VN"/>
              </w:rPr>
              <w:t>số chứng minh thư hoặc căn cước công dân</w:t>
            </w:r>
          </w:p>
        </w:tc>
      </w:tr>
      <w:tr w:rsidR="007371E6" w14:paraId="354B5213" w14:textId="77777777" w:rsidTr="00064B37">
        <w:tc>
          <w:tcPr>
            <w:tcW w:w="1811" w:type="dxa"/>
          </w:tcPr>
          <w:p w14:paraId="657DBD47" w14:textId="77777777" w:rsidR="007371E6" w:rsidRDefault="007371E6" w:rsidP="00064B37">
            <w:pPr>
              <w:jc w:val="center"/>
              <w:rPr>
                <w:lang w:val="vi-VN"/>
              </w:rPr>
            </w:pPr>
            <w:r>
              <w:rPr>
                <w:lang w:val="vi-VN"/>
              </w:rPr>
              <w:lastRenderedPageBreak/>
              <w:t>password</w:t>
            </w:r>
          </w:p>
        </w:tc>
        <w:tc>
          <w:tcPr>
            <w:tcW w:w="1812" w:type="dxa"/>
          </w:tcPr>
          <w:p w14:paraId="23D343B5" w14:textId="77777777" w:rsidR="007371E6" w:rsidRDefault="007371E6" w:rsidP="00064B37">
            <w:pPr>
              <w:jc w:val="center"/>
              <w:rPr>
                <w:lang w:val="vi-VN"/>
              </w:rPr>
            </w:pPr>
            <w:r w:rsidRPr="0051244D">
              <w:rPr>
                <w:lang w:val="vi-VN"/>
              </w:rPr>
              <w:t>VARCHAR(64)</w:t>
            </w:r>
          </w:p>
        </w:tc>
        <w:tc>
          <w:tcPr>
            <w:tcW w:w="1142" w:type="dxa"/>
          </w:tcPr>
          <w:p w14:paraId="7AD93457" w14:textId="77777777" w:rsidR="007371E6" w:rsidRDefault="007371E6" w:rsidP="00064B37">
            <w:pPr>
              <w:jc w:val="center"/>
              <w:rPr>
                <w:lang w:val="vi-VN"/>
              </w:rPr>
            </w:pPr>
            <w:r>
              <w:rPr>
                <w:lang w:val="vi-VN"/>
              </w:rPr>
              <w:sym w:font="Wingdings" w:char="F06C"/>
            </w:r>
          </w:p>
        </w:tc>
        <w:tc>
          <w:tcPr>
            <w:tcW w:w="1170" w:type="dxa"/>
          </w:tcPr>
          <w:p w14:paraId="79B9F9A5" w14:textId="77777777" w:rsidR="007371E6" w:rsidRDefault="007371E6" w:rsidP="00064B37">
            <w:pPr>
              <w:jc w:val="center"/>
              <w:rPr>
                <w:lang w:val="vi-VN"/>
              </w:rPr>
            </w:pPr>
          </w:p>
        </w:tc>
        <w:tc>
          <w:tcPr>
            <w:tcW w:w="3124" w:type="dxa"/>
          </w:tcPr>
          <w:p w14:paraId="6EAB1B83" w14:textId="77777777" w:rsidR="007371E6" w:rsidRDefault="007371E6" w:rsidP="007371E6">
            <w:pPr>
              <w:pStyle w:val="ListParagraph"/>
              <w:numPr>
                <w:ilvl w:val="0"/>
                <w:numId w:val="18"/>
              </w:numPr>
              <w:jc w:val="left"/>
              <w:rPr>
                <w:lang w:val="vi-VN"/>
              </w:rPr>
            </w:pPr>
            <w:r>
              <w:rPr>
                <w:lang w:val="vi-VN"/>
              </w:rPr>
              <w:t>mật khẩu người dùng được mã hoá bằng hàm băm SHA-256</w:t>
            </w:r>
          </w:p>
        </w:tc>
      </w:tr>
      <w:tr w:rsidR="007371E6" w14:paraId="327D3F64" w14:textId="77777777" w:rsidTr="00064B37">
        <w:tc>
          <w:tcPr>
            <w:tcW w:w="1811" w:type="dxa"/>
          </w:tcPr>
          <w:p w14:paraId="25986285" w14:textId="77777777" w:rsidR="007371E6" w:rsidRDefault="007371E6" w:rsidP="00064B37">
            <w:pPr>
              <w:jc w:val="center"/>
              <w:rPr>
                <w:lang w:val="vi-VN"/>
              </w:rPr>
            </w:pPr>
            <w:r>
              <w:rPr>
                <w:lang w:val="vi-VN"/>
              </w:rPr>
              <w:t>phone</w:t>
            </w:r>
          </w:p>
        </w:tc>
        <w:tc>
          <w:tcPr>
            <w:tcW w:w="1812" w:type="dxa"/>
          </w:tcPr>
          <w:p w14:paraId="620843F5" w14:textId="77777777" w:rsidR="007371E6" w:rsidRDefault="007371E6" w:rsidP="00064B37">
            <w:pPr>
              <w:jc w:val="center"/>
              <w:rPr>
                <w:lang w:val="vi-VN"/>
              </w:rPr>
            </w:pPr>
            <w:r w:rsidRPr="0051244D">
              <w:rPr>
                <w:lang w:val="vi-VN"/>
              </w:rPr>
              <w:t>VARCHAR(20)</w:t>
            </w:r>
          </w:p>
        </w:tc>
        <w:tc>
          <w:tcPr>
            <w:tcW w:w="1142" w:type="dxa"/>
          </w:tcPr>
          <w:p w14:paraId="7223FE52" w14:textId="77777777" w:rsidR="007371E6" w:rsidRDefault="007371E6" w:rsidP="00064B37">
            <w:pPr>
              <w:jc w:val="center"/>
              <w:rPr>
                <w:lang w:val="vi-VN"/>
              </w:rPr>
            </w:pPr>
            <w:r>
              <w:rPr>
                <w:lang w:val="vi-VN"/>
              </w:rPr>
              <w:sym w:font="Wingdings" w:char="F06C"/>
            </w:r>
          </w:p>
        </w:tc>
        <w:tc>
          <w:tcPr>
            <w:tcW w:w="1170" w:type="dxa"/>
          </w:tcPr>
          <w:p w14:paraId="69E07457" w14:textId="77777777" w:rsidR="007371E6" w:rsidRDefault="007371E6" w:rsidP="00064B37">
            <w:pPr>
              <w:jc w:val="center"/>
              <w:rPr>
                <w:lang w:val="vi-VN"/>
              </w:rPr>
            </w:pPr>
          </w:p>
        </w:tc>
        <w:tc>
          <w:tcPr>
            <w:tcW w:w="3124" w:type="dxa"/>
          </w:tcPr>
          <w:p w14:paraId="62DC24D1" w14:textId="77777777" w:rsidR="007371E6" w:rsidRDefault="007371E6" w:rsidP="007371E6">
            <w:pPr>
              <w:pStyle w:val="ListParagraph"/>
              <w:numPr>
                <w:ilvl w:val="0"/>
                <w:numId w:val="18"/>
              </w:numPr>
              <w:jc w:val="left"/>
              <w:rPr>
                <w:lang w:val="vi-VN"/>
              </w:rPr>
            </w:pPr>
            <w:r>
              <w:rPr>
                <w:lang w:val="vi-VN"/>
              </w:rPr>
              <w:t>số điện thoại</w:t>
            </w:r>
          </w:p>
        </w:tc>
      </w:tr>
      <w:tr w:rsidR="007371E6" w14:paraId="4749C19D" w14:textId="77777777" w:rsidTr="00064B37">
        <w:tc>
          <w:tcPr>
            <w:tcW w:w="1811" w:type="dxa"/>
          </w:tcPr>
          <w:p w14:paraId="09F5B486" w14:textId="77777777" w:rsidR="007371E6" w:rsidRDefault="007371E6" w:rsidP="00064B37">
            <w:pPr>
              <w:jc w:val="center"/>
              <w:rPr>
                <w:lang w:val="vi-VN"/>
              </w:rPr>
            </w:pPr>
            <w:r w:rsidRPr="0051244D">
              <w:rPr>
                <w:lang w:val="vi-VN"/>
              </w:rPr>
              <w:t>firstname</w:t>
            </w:r>
          </w:p>
        </w:tc>
        <w:tc>
          <w:tcPr>
            <w:tcW w:w="1812" w:type="dxa"/>
          </w:tcPr>
          <w:p w14:paraId="321B4050" w14:textId="77777777" w:rsidR="007371E6" w:rsidRPr="0051244D" w:rsidRDefault="007371E6" w:rsidP="00064B37">
            <w:pPr>
              <w:jc w:val="center"/>
              <w:rPr>
                <w:lang w:val="vi-VN"/>
              </w:rPr>
            </w:pPr>
            <w:r w:rsidRPr="0051244D">
              <w:rPr>
                <w:lang w:val="vi-VN"/>
              </w:rPr>
              <w:t>VARCHAR(45)</w:t>
            </w:r>
          </w:p>
        </w:tc>
        <w:tc>
          <w:tcPr>
            <w:tcW w:w="1142" w:type="dxa"/>
          </w:tcPr>
          <w:p w14:paraId="5A7F096A" w14:textId="77777777" w:rsidR="007371E6" w:rsidRDefault="007371E6" w:rsidP="00064B37">
            <w:pPr>
              <w:jc w:val="center"/>
              <w:rPr>
                <w:lang w:val="vi-VN"/>
              </w:rPr>
            </w:pPr>
            <w:r>
              <w:rPr>
                <w:lang w:val="vi-VN"/>
              </w:rPr>
              <w:sym w:font="Wingdings" w:char="F06C"/>
            </w:r>
          </w:p>
        </w:tc>
        <w:tc>
          <w:tcPr>
            <w:tcW w:w="1170" w:type="dxa"/>
          </w:tcPr>
          <w:p w14:paraId="569904DE" w14:textId="77777777" w:rsidR="007371E6" w:rsidRDefault="007371E6" w:rsidP="00064B37">
            <w:pPr>
              <w:jc w:val="center"/>
              <w:rPr>
                <w:lang w:val="vi-VN"/>
              </w:rPr>
            </w:pPr>
          </w:p>
        </w:tc>
        <w:tc>
          <w:tcPr>
            <w:tcW w:w="3124" w:type="dxa"/>
          </w:tcPr>
          <w:p w14:paraId="475C9EED" w14:textId="77777777" w:rsidR="007371E6" w:rsidRDefault="007371E6" w:rsidP="007371E6">
            <w:pPr>
              <w:pStyle w:val="ListParagraph"/>
              <w:numPr>
                <w:ilvl w:val="0"/>
                <w:numId w:val="18"/>
              </w:numPr>
              <w:jc w:val="left"/>
              <w:rPr>
                <w:lang w:val="vi-VN"/>
              </w:rPr>
            </w:pPr>
            <w:r>
              <w:rPr>
                <w:lang w:val="vi-VN"/>
              </w:rPr>
              <w:t>tên người dùng</w:t>
            </w:r>
          </w:p>
        </w:tc>
      </w:tr>
      <w:tr w:rsidR="007371E6" w14:paraId="3BFF864D" w14:textId="77777777" w:rsidTr="00064B37">
        <w:tc>
          <w:tcPr>
            <w:tcW w:w="1811" w:type="dxa"/>
          </w:tcPr>
          <w:p w14:paraId="739583DE" w14:textId="77777777" w:rsidR="007371E6" w:rsidRPr="0051244D" w:rsidRDefault="007371E6" w:rsidP="00064B37">
            <w:pPr>
              <w:jc w:val="center"/>
              <w:rPr>
                <w:lang w:val="vi-VN"/>
              </w:rPr>
            </w:pPr>
            <w:r w:rsidRPr="0051244D">
              <w:rPr>
                <w:lang w:val="vi-VN"/>
              </w:rPr>
              <w:t>lastname</w:t>
            </w:r>
          </w:p>
        </w:tc>
        <w:tc>
          <w:tcPr>
            <w:tcW w:w="1812" w:type="dxa"/>
          </w:tcPr>
          <w:p w14:paraId="49F0C1B3" w14:textId="77777777" w:rsidR="007371E6" w:rsidRPr="0051244D" w:rsidRDefault="007371E6" w:rsidP="00064B37">
            <w:pPr>
              <w:jc w:val="center"/>
              <w:rPr>
                <w:lang w:val="vi-VN"/>
              </w:rPr>
            </w:pPr>
            <w:r w:rsidRPr="0051244D">
              <w:rPr>
                <w:lang w:val="vi-VN"/>
              </w:rPr>
              <w:t>VARCHAR(45)</w:t>
            </w:r>
          </w:p>
        </w:tc>
        <w:tc>
          <w:tcPr>
            <w:tcW w:w="1142" w:type="dxa"/>
          </w:tcPr>
          <w:p w14:paraId="3443D927" w14:textId="77777777" w:rsidR="007371E6" w:rsidRDefault="007371E6" w:rsidP="00064B37">
            <w:pPr>
              <w:jc w:val="center"/>
              <w:rPr>
                <w:lang w:val="vi-VN"/>
              </w:rPr>
            </w:pPr>
            <w:r>
              <w:rPr>
                <w:lang w:val="vi-VN"/>
              </w:rPr>
              <w:sym w:font="Wingdings" w:char="F06C"/>
            </w:r>
          </w:p>
        </w:tc>
        <w:tc>
          <w:tcPr>
            <w:tcW w:w="1170" w:type="dxa"/>
          </w:tcPr>
          <w:p w14:paraId="29EE80F1" w14:textId="77777777" w:rsidR="007371E6" w:rsidRDefault="007371E6" w:rsidP="00064B37">
            <w:pPr>
              <w:jc w:val="center"/>
              <w:rPr>
                <w:lang w:val="vi-VN"/>
              </w:rPr>
            </w:pPr>
          </w:p>
        </w:tc>
        <w:tc>
          <w:tcPr>
            <w:tcW w:w="3124" w:type="dxa"/>
          </w:tcPr>
          <w:p w14:paraId="3DD553E0" w14:textId="77777777" w:rsidR="007371E6" w:rsidRDefault="007371E6" w:rsidP="007371E6">
            <w:pPr>
              <w:pStyle w:val="ListParagraph"/>
              <w:numPr>
                <w:ilvl w:val="0"/>
                <w:numId w:val="18"/>
              </w:numPr>
              <w:jc w:val="left"/>
              <w:rPr>
                <w:lang w:val="vi-VN"/>
              </w:rPr>
            </w:pPr>
            <w:r>
              <w:rPr>
                <w:lang w:val="vi-VN"/>
              </w:rPr>
              <w:t>họ và tên đệm</w:t>
            </w:r>
          </w:p>
        </w:tc>
      </w:tr>
      <w:tr w:rsidR="007371E6" w14:paraId="0744A710" w14:textId="77777777" w:rsidTr="00064B37">
        <w:tc>
          <w:tcPr>
            <w:tcW w:w="1811" w:type="dxa"/>
          </w:tcPr>
          <w:p w14:paraId="54D00E37" w14:textId="77777777" w:rsidR="007371E6" w:rsidRPr="0051244D" w:rsidRDefault="007371E6" w:rsidP="00064B37">
            <w:pPr>
              <w:jc w:val="center"/>
              <w:rPr>
                <w:lang w:val="vi-VN"/>
              </w:rPr>
            </w:pPr>
            <w:r w:rsidRPr="0051244D">
              <w:rPr>
                <w:lang w:val="vi-VN"/>
              </w:rPr>
              <w:t>credit_card</w:t>
            </w:r>
          </w:p>
        </w:tc>
        <w:tc>
          <w:tcPr>
            <w:tcW w:w="1812" w:type="dxa"/>
          </w:tcPr>
          <w:p w14:paraId="4CBE3071" w14:textId="77777777" w:rsidR="007371E6" w:rsidRPr="0051244D" w:rsidRDefault="007371E6" w:rsidP="00064B37">
            <w:pPr>
              <w:jc w:val="center"/>
              <w:rPr>
                <w:lang w:val="vi-VN"/>
              </w:rPr>
            </w:pPr>
            <w:r w:rsidRPr="0051244D">
              <w:rPr>
                <w:lang w:val="vi-VN"/>
              </w:rPr>
              <w:t>VARCHAR(45)</w:t>
            </w:r>
          </w:p>
        </w:tc>
        <w:tc>
          <w:tcPr>
            <w:tcW w:w="1142" w:type="dxa"/>
          </w:tcPr>
          <w:p w14:paraId="37553E6F" w14:textId="77777777" w:rsidR="007371E6" w:rsidRDefault="007371E6" w:rsidP="00064B37">
            <w:pPr>
              <w:jc w:val="center"/>
              <w:rPr>
                <w:lang w:val="vi-VN"/>
              </w:rPr>
            </w:pPr>
          </w:p>
        </w:tc>
        <w:tc>
          <w:tcPr>
            <w:tcW w:w="1170" w:type="dxa"/>
          </w:tcPr>
          <w:p w14:paraId="5C490AEE" w14:textId="77777777" w:rsidR="007371E6" w:rsidRDefault="007371E6" w:rsidP="00064B37">
            <w:pPr>
              <w:jc w:val="center"/>
              <w:rPr>
                <w:lang w:val="vi-VN"/>
              </w:rPr>
            </w:pPr>
          </w:p>
        </w:tc>
        <w:tc>
          <w:tcPr>
            <w:tcW w:w="3124" w:type="dxa"/>
          </w:tcPr>
          <w:p w14:paraId="793527CC" w14:textId="77777777" w:rsidR="007371E6" w:rsidRDefault="007371E6" w:rsidP="007371E6">
            <w:pPr>
              <w:pStyle w:val="ListParagraph"/>
              <w:numPr>
                <w:ilvl w:val="0"/>
                <w:numId w:val="18"/>
              </w:numPr>
              <w:jc w:val="left"/>
              <w:rPr>
                <w:lang w:val="vi-VN"/>
              </w:rPr>
            </w:pPr>
            <w:r>
              <w:rPr>
                <w:lang w:val="vi-VN"/>
              </w:rPr>
              <w:t>mã tài khoản ngân hàng</w:t>
            </w:r>
          </w:p>
        </w:tc>
      </w:tr>
      <w:tr w:rsidR="007371E6" w14:paraId="223CCBCB" w14:textId="77777777" w:rsidTr="00064B37">
        <w:tc>
          <w:tcPr>
            <w:tcW w:w="1811" w:type="dxa"/>
          </w:tcPr>
          <w:p w14:paraId="6FC9BE4B" w14:textId="77777777" w:rsidR="007371E6" w:rsidRPr="0051244D" w:rsidRDefault="007371E6" w:rsidP="00064B37">
            <w:pPr>
              <w:jc w:val="center"/>
              <w:rPr>
                <w:lang w:val="vi-VN"/>
              </w:rPr>
            </w:pPr>
            <w:r w:rsidRPr="0051244D">
              <w:rPr>
                <w:lang w:val="vi-VN"/>
              </w:rPr>
              <w:t>birthday</w:t>
            </w:r>
          </w:p>
        </w:tc>
        <w:tc>
          <w:tcPr>
            <w:tcW w:w="1812" w:type="dxa"/>
          </w:tcPr>
          <w:p w14:paraId="299626E7" w14:textId="77777777" w:rsidR="007371E6" w:rsidRPr="0051244D" w:rsidRDefault="007371E6" w:rsidP="00064B37">
            <w:pPr>
              <w:jc w:val="center"/>
              <w:rPr>
                <w:lang w:val="vi-VN"/>
              </w:rPr>
            </w:pPr>
            <w:r w:rsidRPr="0051244D">
              <w:rPr>
                <w:lang w:val="vi-VN"/>
              </w:rPr>
              <w:t>DATE</w:t>
            </w:r>
          </w:p>
        </w:tc>
        <w:tc>
          <w:tcPr>
            <w:tcW w:w="1142" w:type="dxa"/>
          </w:tcPr>
          <w:p w14:paraId="005F35E0" w14:textId="77777777" w:rsidR="007371E6" w:rsidRDefault="007371E6" w:rsidP="00064B37">
            <w:pPr>
              <w:jc w:val="center"/>
              <w:rPr>
                <w:lang w:val="vi-VN"/>
              </w:rPr>
            </w:pPr>
            <w:r>
              <w:rPr>
                <w:lang w:val="vi-VN"/>
              </w:rPr>
              <w:sym w:font="Wingdings" w:char="F06C"/>
            </w:r>
          </w:p>
        </w:tc>
        <w:tc>
          <w:tcPr>
            <w:tcW w:w="1170" w:type="dxa"/>
          </w:tcPr>
          <w:p w14:paraId="5FA29090" w14:textId="77777777" w:rsidR="007371E6" w:rsidRDefault="007371E6" w:rsidP="00064B37">
            <w:pPr>
              <w:jc w:val="center"/>
              <w:rPr>
                <w:lang w:val="vi-VN"/>
              </w:rPr>
            </w:pPr>
          </w:p>
        </w:tc>
        <w:tc>
          <w:tcPr>
            <w:tcW w:w="3124" w:type="dxa"/>
          </w:tcPr>
          <w:p w14:paraId="7A90DB5F" w14:textId="77777777" w:rsidR="007371E6" w:rsidRDefault="007371E6" w:rsidP="007371E6">
            <w:pPr>
              <w:pStyle w:val="ListParagraph"/>
              <w:numPr>
                <w:ilvl w:val="0"/>
                <w:numId w:val="18"/>
              </w:numPr>
              <w:jc w:val="left"/>
              <w:rPr>
                <w:lang w:val="vi-VN"/>
              </w:rPr>
            </w:pPr>
            <w:r>
              <w:rPr>
                <w:lang w:val="vi-VN"/>
              </w:rPr>
              <w:t>sinh nhật</w:t>
            </w:r>
          </w:p>
        </w:tc>
      </w:tr>
      <w:tr w:rsidR="007371E6" w14:paraId="615A097D" w14:textId="77777777" w:rsidTr="00064B37">
        <w:tc>
          <w:tcPr>
            <w:tcW w:w="1811" w:type="dxa"/>
          </w:tcPr>
          <w:p w14:paraId="1162DD07" w14:textId="77777777" w:rsidR="007371E6" w:rsidRPr="0051244D" w:rsidRDefault="007371E6" w:rsidP="00064B37">
            <w:pPr>
              <w:jc w:val="center"/>
              <w:rPr>
                <w:lang w:val="vi-VN"/>
              </w:rPr>
            </w:pPr>
            <w:r w:rsidRPr="0051244D">
              <w:rPr>
                <w:lang w:val="vi-VN"/>
              </w:rPr>
              <w:t>city_id</w:t>
            </w:r>
          </w:p>
        </w:tc>
        <w:tc>
          <w:tcPr>
            <w:tcW w:w="1812" w:type="dxa"/>
          </w:tcPr>
          <w:p w14:paraId="18C60473" w14:textId="77777777" w:rsidR="007371E6" w:rsidRPr="0051244D" w:rsidRDefault="007371E6" w:rsidP="00064B37">
            <w:pPr>
              <w:jc w:val="center"/>
              <w:rPr>
                <w:lang w:val="vi-VN"/>
              </w:rPr>
            </w:pPr>
            <w:r w:rsidRPr="0051244D">
              <w:rPr>
                <w:lang w:val="vi-VN"/>
              </w:rPr>
              <w:t>INT</w:t>
            </w:r>
          </w:p>
        </w:tc>
        <w:tc>
          <w:tcPr>
            <w:tcW w:w="1142" w:type="dxa"/>
          </w:tcPr>
          <w:p w14:paraId="7FA57E60" w14:textId="77777777" w:rsidR="007371E6" w:rsidRDefault="007371E6" w:rsidP="00064B37">
            <w:pPr>
              <w:jc w:val="center"/>
              <w:rPr>
                <w:lang w:val="vi-VN"/>
              </w:rPr>
            </w:pPr>
            <w:r>
              <w:rPr>
                <w:lang w:val="vi-VN"/>
              </w:rPr>
              <w:sym w:font="Wingdings" w:char="F06C"/>
            </w:r>
          </w:p>
        </w:tc>
        <w:tc>
          <w:tcPr>
            <w:tcW w:w="1170" w:type="dxa"/>
          </w:tcPr>
          <w:p w14:paraId="0AEE1779" w14:textId="77777777" w:rsidR="007371E6" w:rsidRDefault="007371E6" w:rsidP="00064B37">
            <w:pPr>
              <w:jc w:val="center"/>
              <w:rPr>
                <w:lang w:val="vi-VN"/>
              </w:rPr>
            </w:pPr>
          </w:p>
        </w:tc>
        <w:tc>
          <w:tcPr>
            <w:tcW w:w="3124" w:type="dxa"/>
          </w:tcPr>
          <w:p w14:paraId="6B073454" w14:textId="77777777" w:rsidR="007371E6" w:rsidRDefault="007371E6" w:rsidP="007371E6">
            <w:pPr>
              <w:pStyle w:val="ListParagraph"/>
              <w:numPr>
                <w:ilvl w:val="0"/>
                <w:numId w:val="18"/>
              </w:numPr>
              <w:jc w:val="left"/>
              <w:rPr>
                <w:lang w:val="vi-VN"/>
              </w:rPr>
            </w:pPr>
            <w:r>
              <w:rPr>
                <w:lang w:val="vi-VN"/>
              </w:rPr>
              <w:t>mã tỉnh/thành phố</w:t>
            </w:r>
          </w:p>
          <w:p w14:paraId="0E6F5D46" w14:textId="77777777" w:rsidR="007371E6" w:rsidRDefault="007371E6" w:rsidP="007371E6">
            <w:pPr>
              <w:pStyle w:val="ListParagraph"/>
              <w:numPr>
                <w:ilvl w:val="0"/>
                <w:numId w:val="18"/>
              </w:numPr>
              <w:jc w:val="left"/>
              <w:rPr>
                <w:lang w:val="vi-VN"/>
              </w:rPr>
            </w:pPr>
            <w:r>
              <w:rPr>
                <w:lang w:val="vi-VN"/>
              </w:rPr>
              <w:t>khoá ngoại tham chiếu đến bảng city</w:t>
            </w:r>
          </w:p>
        </w:tc>
      </w:tr>
      <w:tr w:rsidR="007371E6" w14:paraId="332CC572" w14:textId="77777777" w:rsidTr="00064B37">
        <w:tc>
          <w:tcPr>
            <w:tcW w:w="1811" w:type="dxa"/>
          </w:tcPr>
          <w:p w14:paraId="562AF00D" w14:textId="77777777" w:rsidR="007371E6" w:rsidRPr="0051244D" w:rsidRDefault="007371E6" w:rsidP="00064B37">
            <w:pPr>
              <w:jc w:val="center"/>
              <w:rPr>
                <w:lang w:val="vi-VN"/>
              </w:rPr>
            </w:pPr>
            <w:r w:rsidRPr="0051244D">
              <w:rPr>
                <w:lang w:val="vi-VN"/>
              </w:rPr>
              <w:t>district_id</w:t>
            </w:r>
          </w:p>
        </w:tc>
        <w:tc>
          <w:tcPr>
            <w:tcW w:w="1812" w:type="dxa"/>
          </w:tcPr>
          <w:p w14:paraId="4848154A" w14:textId="77777777" w:rsidR="007371E6" w:rsidRPr="0051244D" w:rsidRDefault="007371E6" w:rsidP="00064B37">
            <w:pPr>
              <w:jc w:val="center"/>
              <w:rPr>
                <w:lang w:val="vi-VN"/>
              </w:rPr>
            </w:pPr>
            <w:r w:rsidRPr="0051244D">
              <w:rPr>
                <w:lang w:val="vi-VN"/>
              </w:rPr>
              <w:t>INT</w:t>
            </w:r>
          </w:p>
        </w:tc>
        <w:tc>
          <w:tcPr>
            <w:tcW w:w="1142" w:type="dxa"/>
          </w:tcPr>
          <w:p w14:paraId="1065874F" w14:textId="77777777" w:rsidR="007371E6" w:rsidRDefault="007371E6" w:rsidP="00064B37">
            <w:pPr>
              <w:jc w:val="center"/>
              <w:rPr>
                <w:lang w:val="vi-VN"/>
              </w:rPr>
            </w:pPr>
            <w:r>
              <w:rPr>
                <w:lang w:val="vi-VN"/>
              </w:rPr>
              <w:sym w:font="Wingdings" w:char="F06C"/>
            </w:r>
          </w:p>
        </w:tc>
        <w:tc>
          <w:tcPr>
            <w:tcW w:w="1170" w:type="dxa"/>
          </w:tcPr>
          <w:p w14:paraId="2204A9DB" w14:textId="77777777" w:rsidR="007371E6" w:rsidRDefault="007371E6" w:rsidP="00064B37">
            <w:pPr>
              <w:jc w:val="center"/>
              <w:rPr>
                <w:lang w:val="vi-VN"/>
              </w:rPr>
            </w:pPr>
          </w:p>
        </w:tc>
        <w:tc>
          <w:tcPr>
            <w:tcW w:w="3124" w:type="dxa"/>
          </w:tcPr>
          <w:p w14:paraId="27F50D54" w14:textId="77777777" w:rsidR="007371E6" w:rsidRDefault="007371E6" w:rsidP="007371E6">
            <w:pPr>
              <w:pStyle w:val="ListParagraph"/>
              <w:numPr>
                <w:ilvl w:val="0"/>
                <w:numId w:val="18"/>
              </w:numPr>
              <w:jc w:val="left"/>
              <w:rPr>
                <w:lang w:val="vi-VN"/>
              </w:rPr>
            </w:pPr>
            <w:r>
              <w:rPr>
                <w:lang w:val="vi-VN"/>
              </w:rPr>
              <w:t>mã quận/huyện</w:t>
            </w:r>
          </w:p>
          <w:p w14:paraId="7F0D1006" w14:textId="77777777" w:rsidR="007371E6" w:rsidRDefault="007371E6" w:rsidP="007371E6">
            <w:pPr>
              <w:pStyle w:val="ListParagraph"/>
              <w:numPr>
                <w:ilvl w:val="0"/>
                <w:numId w:val="18"/>
              </w:numPr>
              <w:jc w:val="left"/>
              <w:rPr>
                <w:lang w:val="vi-VN"/>
              </w:rPr>
            </w:pPr>
            <w:r>
              <w:rPr>
                <w:lang w:val="vi-VN"/>
              </w:rPr>
              <w:t>khoá ngoại tham chiếu đến bảng district</w:t>
            </w:r>
          </w:p>
        </w:tc>
      </w:tr>
      <w:tr w:rsidR="007371E6" w14:paraId="2B3226FE" w14:textId="77777777" w:rsidTr="00064B37">
        <w:tc>
          <w:tcPr>
            <w:tcW w:w="1811" w:type="dxa"/>
          </w:tcPr>
          <w:p w14:paraId="579F6547" w14:textId="77777777" w:rsidR="007371E6" w:rsidRPr="0051244D" w:rsidRDefault="007371E6" w:rsidP="00064B37">
            <w:pPr>
              <w:jc w:val="center"/>
              <w:rPr>
                <w:lang w:val="vi-VN"/>
              </w:rPr>
            </w:pPr>
            <w:r w:rsidRPr="0051244D">
              <w:rPr>
                <w:lang w:val="vi-VN"/>
              </w:rPr>
              <w:t>ward_id</w:t>
            </w:r>
          </w:p>
        </w:tc>
        <w:tc>
          <w:tcPr>
            <w:tcW w:w="1812" w:type="dxa"/>
          </w:tcPr>
          <w:p w14:paraId="18FD3DD8" w14:textId="77777777" w:rsidR="007371E6" w:rsidRPr="0051244D" w:rsidRDefault="007371E6" w:rsidP="00064B37">
            <w:pPr>
              <w:jc w:val="center"/>
              <w:rPr>
                <w:lang w:val="vi-VN"/>
              </w:rPr>
            </w:pPr>
            <w:r w:rsidRPr="0051244D">
              <w:rPr>
                <w:lang w:val="vi-VN"/>
              </w:rPr>
              <w:t>INT</w:t>
            </w:r>
          </w:p>
        </w:tc>
        <w:tc>
          <w:tcPr>
            <w:tcW w:w="1142" w:type="dxa"/>
          </w:tcPr>
          <w:p w14:paraId="463A5445" w14:textId="77777777" w:rsidR="007371E6" w:rsidRDefault="007371E6" w:rsidP="00064B37">
            <w:pPr>
              <w:jc w:val="center"/>
              <w:rPr>
                <w:lang w:val="vi-VN"/>
              </w:rPr>
            </w:pPr>
            <w:r>
              <w:rPr>
                <w:lang w:val="vi-VN"/>
              </w:rPr>
              <w:sym w:font="Wingdings" w:char="F06C"/>
            </w:r>
          </w:p>
        </w:tc>
        <w:tc>
          <w:tcPr>
            <w:tcW w:w="1170" w:type="dxa"/>
          </w:tcPr>
          <w:p w14:paraId="46BFBBE0" w14:textId="77777777" w:rsidR="007371E6" w:rsidRDefault="007371E6" w:rsidP="00064B37">
            <w:pPr>
              <w:jc w:val="center"/>
              <w:rPr>
                <w:lang w:val="vi-VN"/>
              </w:rPr>
            </w:pPr>
          </w:p>
        </w:tc>
        <w:tc>
          <w:tcPr>
            <w:tcW w:w="3124" w:type="dxa"/>
          </w:tcPr>
          <w:p w14:paraId="44974DED" w14:textId="77777777" w:rsidR="007371E6" w:rsidRDefault="007371E6" w:rsidP="007371E6">
            <w:pPr>
              <w:pStyle w:val="ListParagraph"/>
              <w:numPr>
                <w:ilvl w:val="0"/>
                <w:numId w:val="18"/>
              </w:numPr>
              <w:jc w:val="left"/>
              <w:rPr>
                <w:lang w:val="vi-VN"/>
              </w:rPr>
            </w:pPr>
            <w:r>
              <w:rPr>
                <w:lang w:val="vi-VN"/>
              </w:rPr>
              <w:t>mã phường/xã</w:t>
            </w:r>
          </w:p>
          <w:p w14:paraId="7B9556DC" w14:textId="77777777" w:rsidR="007371E6" w:rsidRDefault="007371E6" w:rsidP="007371E6">
            <w:pPr>
              <w:pStyle w:val="ListParagraph"/>
              <w:numPr>
                <w:ilvl w:val="0"/>
                <w:numId w:val="18"/>
              </w:numPr>
              <w:jc w:val="left"/>
              <w:rPr>
                <w:lang w:val="vi-VN"/>
              </w:rPr>
            </w:pPr>
            <w:r>
              <w:rPr>
                <w:lang w:val="vi-VN"/>
              </w:rPr>
              <w:t>khoá ngoại tham chiếu đến bảng ward</w:t>
            </w:r>
          </w:p>
        </w:tc>
      </w:tr>
      <w:tr w:rsidR="007371E6" w14:paraId="785AF513" w14:textId="77777777" w:rsidTr="00064B37">
        <w:tc>
          <w:tcPr>
            <w:tcW w:w="1811" w:type="dxa"/>
          </w:tcPr>
          <w:p w14:paraId="3E0E957F" w14:textId="77777777" w:rsidR="007371E6" w:rsidRPr="0051244D" w:rsidRDefault="007371E6" w:rsidP="00064B37">
            <w:pPr>
              <w:jc w:val="center"/>
              <w:rPr>
                <w:lang w:val="vi-VN"/>
              </w:rPr>
            </w:pPr>
            <w:r w:rsidRPr="0051244D">
              <w:rPr>
                <w:lang w:val="vi-VN"/>
              </w:rPr>
              <w:t>last_time_access</w:t>
            </w:r>
          </w:p>
        </w:tc>
        <w:tc>
          <w:tcPr>
            <w:tcW w:w="1812" w:type="dxa"/>
          </w:tcPr>
          <w:p w14:paraId="5089FDF4" w14:textId="77777777" w:rsidR="007371E6" w:rsidRPr="0051244D" w:rsidRDefault="007371E6" w:rsidP="00064B37">
            <w:pPr>
              <w:jc w:val="center"/>
              <w:rPr>
                <w:lang w:val="vi-VN"/>
              </w:rPr>
            </w:pPr>
            <w:r w:rsidRPr="0051244D">
              <w:rPr>
                <w:lang w:val="vi-VN"/>
              </w:rPr>
              <w:t>DATETIME</w:t>
            </w:r>
          </w:p>
        </w:tc>
        <w:tc>
          <w:tcPr>
            <w:tcW w:w="1142" w:type="dxa"/>
          </w:tcPr>
          <w:p w14:paraId="58E06B28" w14:textId="77777777" w:rsidR="007371E6" w:rsidRDefault="007371E6" w:rsidP="00064B37">
            <w:pPr>
              <w:jc w:val="center"/>
              <w:rPr>
                <w:lang w:val="vi-VN"/>
              </w:rPr>
            </w:pPr>
          </w:p>
        </w:tc>
        <w:tc>
          <w:tcPr>
            <w:tcW w:w="1170" w:type="dxa"/>
          </w:tcPr>
          <w:p w14:paraId="347BBE7D" w14:textId="77777777" w:rsidR="007371E6" w:rsidRDefault="007371E6" w:rsidP="00064B37">
            <w:pPr>
              <w:jc w:val="center"/>
              <w:rPr>
                <w:lang w:val="vi-VN"/>
              </w:rPr>
            </w:pPr>
          </w:p>
        </w:tc>
        <w:tc>
          <w:tcPr>
            <w:tcW w:w="3124" w:type="dxa"/>
          </w:tcPr>
          <w:p w14:paraId="0A479CE7" w14:textId="77777777" w:rsidR="007371E6" w:rsidRDefault="007371E6" w:rsidP="007371E6">
            <w:pPr>
              <w:pStyle w:val="ListParagraph"/>
              <w:numPr>
                <w:ilvl w:val="0"/>
                <w:numId w:val="18"/>
              </w:numPr>
              <w:jc w:val="left"/>
              <w:rPr>
                <w:lang w:val="vi-VN"/>
              </w:rPr>
            </w:pPr>
            <w:r>
              <w:rPr>
                <w:lang w:val="vi-VN"/>
              </w:rPr>
              <w:t>thời gian cuối cùng truy cập vào tài khoản</w:t>
            </w:r>
          </w:p>
        </w:tc>
      </w:tr>
      <w:tr w:rsidR="007371E6" w14:paraId="24B53D35" w14:textId="77777777" w:rsidTr="00064B37">
        <w:tc>
          <w:tcPr>
            <w:tcW w:w="1811" w:type="dxa"/>
          </w:tcPr>
          <w:p w14:paraId="5478CBB8" w14:textId="77777777" w:rsidR="007371E6" w:rsidRPr="0051244D" w:rsidRDefault="007371E6" w:rsidP="00064B37">
            <w:pPr>
              <w:jc w:val="center"/>
              <w:rPr>
                <w:lang w:val="vi-VN"/>
              </w:rPr>
            </w:pPr>
            <w:r w:rsidRPr="0051244D">
              <w:rPr>
                <w:lang w:val="vi-VN"/>
              </w:rPr>
              <w:t>image</w:t>
            </w:r>
          </w:p>
        </w:tc>
        <w:tc>
          <w:tcPr>
            <w:tcW w:w="1812" w:type="dxa"/>
          </w:tcPr>
          <w:p w14:paraId="392C2863" w14:textId="77777777" w:rsidR="007371E6" w:rsidRPr="0051244D" w:rsidRDefault="007371E6" w:rsidP="00064B37">
            <w:pPr>
              <w:jc w:val="center"/>
              <w:rPr>
                <w:lang w:val="vi-VN"/>
              </w:rPr>
            </w:pPr>
            <w:r w:rsidRPr="0051244D">
              <w:rPr>
                <w:lang w:val="vi-VN"/>
              </w:rPr>
              <w:t>VARCHAR(255)</w:t>
            </w:r>
          </w:p>
        </w:tc>
        <w:tc>
          <w:tcPr>
            <w:tcW w:w="1142" w:type="dxa"/>
          </w:tcPr>
          <w:p w14:paraId="6E162FEF" w14:textId="77777777" w:rsidR="007371E6" w:rsidRDefault="007371E6" w:rsidP="00064B37">
            <w:pPr>
              <w:jc w:val="center"/>
              <w:rPr>
                <w:lang w:val="vi-VN"/>
              </w:rPr>
            </w:pPr>
          </w:p>
        </w:tc>
        <w:tc>
          <w:tcPr>
            <w:tcW w:w="1170" w:type="dxa"/>
          </w:tcPr>
          <w:p w14:paraId="6439D916" w14:textId="77777777" w:rsidR="007371E6" w:rsidRDefault="007371E6" w:rsidP="00064B37">
            <w:pPr>
              <w:jc w:val="center"/>
              <w:rPr>
                <w:lang w:val="vi-VN"/>
              </w:rPr>
            </w:pPr>
          </w:p>
        </w:tc>
        <w:tc>
          <w:tcPr>
            <w:tcW w:w="3124" w:type="dxa"/>
          </w:tcPr>
          <w:p w14:paraId="1A4A052D" w14:textId="77777777" w:rsidR="007371E6" w:rsidRDefault="007371E6" w:rsidP="007371E6">
            <w:pPr>
              <w:pStyle w:val="ListParagraph"/>
              <w:numPr>
                <w:ilvl w:val="0"/>
                <w:numId w:val="18"/>
              </w:numPr>
              <w:jc w:val="left"/>
              <w:rPr>
                <w:lang w:val="vi-VN"/>
              </w:rPr>
            </w:pPr>
            <w:r>
              <w:rPr>
                <w:lang w:val="vi-VN"/>
              </w:rPr>
              <w:t>link đường dẫn chưa file ảnh chân dung của người dùng</w:t>
            </w:r>
          </w:p>
        </w:tc>
      </w:tr>
      <w:tr w:rsidR="007371E6" w14:paraId="545CB344" w14:textId="77777777" w:rsidTr="00064B37">
        <w:tc>
          <w:tcPr>
            <w:tcW w:w="1811" w:type="dxa"/>
          </w:tcPr>
          <w:p w14:paraId="57F9D406" w14:textId="77777777" w:rsidR="007371E6" w:rsidRPr="0051244D" w:rsidRDefault="007371E6" w:rsidP="00064B37">
            <w:pPr>
              <w:jc w:val="center"/>
              <w:rPr>
                <w:lang w:val="vi-VN"/>
              </w:rPr>
            </w:pPr>
            <w:r w:rsidRPr="0051244D">
              <w:rPr>
                <w:lang w:val="vi-VN"/>
              </w:rPr>
              <w:lastRenderedPageBreak/>
              <w:t>gender</w:t>
            </w:r>
          </w:p>
        </w:tc>
        <w:tc>
          <w:tcPr>
            <w:tcW w:w="1812" w:type="dxa"/>
          </w:tcPr>
          <w:p w14:paraId="2647C5BE" w14:textId="77777777" w:rsidR="007371E6" w:rsidRPr="0051244D" w:rsidRDefault="007371E6" w:rsidP="00064B37">
            <w:pPr>
              <w:jc w:val="center"/>
              <w:rPr>
                <w:lang w:val="vi-VN"/>
              </w:rPr>
            </w:pPr>
            <w:r w:rsidRPr="0051244D">
              <w:rPr>
                <w:lang w:val="vi-VN"/>
              </w:rPr>
              <w:t>VARCHAR(4)</w:t>
            </w:r>
          </w:p>
        </w:tc>
        <w:tc>
          <w:tcPr>
            <w:tcW w:w="1142" w:type="dxa"/>
          </w:tcPr>
          <w:p w14:paraId="2A79E284" w14:textId="77777777" w:rsidR="007371E6" w:rsidRDefault="007371E6" w:rsidP="00064B37">
            <w:pPr>
              <w:jc w:val="center"/>
              <w:rPr>
                <w:lang w:val="vi-VN"/>
              </w:rPr>
            </w:pPr>
            <w:r>
              <w:rPr>
                <w:lang w:val="vi-VN"/>
              </w:rPr>
              <w:sym w:font="Wingdings" w:char="F06C"/>
            </w:r>
          </w:p>
        </w:tc>
        <w:tc>
          <w:tcPr>
            <w:tcW w:w="1170" w:type="dxa"/>
          </w:tcPr>
          <w:p w14:paraId="20F3A949" w14:textId="77777777" w:rsidR="007371E6" w:rsidRDefault="007371E6" w:rsidP="00064B37">
            <w:pPr>
              <w:jc w:val="center"/>
              <w:rPr>
                <w:lang w:val="vi-VN"/>
              </w:rPr>
            </w:pPr>
          </w:p>
        </w:tc>
        <w:tc>
          <w:tcPr>
            <w:tcW w:w="3124" w:type="dxa"/>
          </w:tcPr>
          <w:p w14:paraId="3EB22C5D" w14:textId="77777777" w:rsidR="007371E6" w:rsidRDefault="007371E6" w:rsidP="007371E6">
            <w:pPr>
              <w:pStyle w:val="ListParagraph"/>
              <w:numPr>
                <w:ilvl w:val="0"/>
                <w:numId w:val="18"/>
              </w:numPr>
              <w:jc w:val="left"/>
              <w:rPr>
                <w:lang w:val="vi-VN"/>
              </w:rPr>
            </w:pPr>
            <w:r>
              <w:rPr>
                <w:lang w:val="vi-VN"/>
              </w:rPr>
              <w:t>giới tính người dùng</w:t>
            </w:r>
          </w:p>
        </w:tc>
      </w:tr>
      <w:tr w:rsidR="007371E6" w14:paraId="2AB86F1B" w14:textId="77777777" w:rsidTr="00064B37">
        <w:tc>
          <w:tcPr>
            <w:tcW w:w="1811" w:type="dxa"/>
          </w:tcPr>
          <w:p w14:paraId="03561C7C" w14:textId="77777777" w:rsidR="007371E6" w:rsidRPr="0051244D" w:rsidRDefault="007371E6" w:rsidP="00064B37">
            <w:pPr>
              <w:jc w:val="center"/>
              <w:rPr>
                <w:lang w:val="vi-VN"/>
              </w:rPr>
            </w:pPr>
            <w:r w:rsidRPr="0051244D">
              <w:rPr>
                <w:lang w:val="vi-VN"/>
              </w:rPr>
              <w:t>reset_code</w:t>
            </w:r>
          </w:p>
        </w:tc>
        <w:tc>
          <w:tcPr>
            <w:tcW w:w="1812" w:type="dxa"/>
          </w:tcPr>
          <w:p w14:paraId="198F804A" w14:textId="77777777" w:rsidR="007371E6" w:rsidRPr="0051244D" w:rsidRDefault="007371E6" w:rsidP="00064B37">
            <w:pPr>
              <w:jc w:val="center"/>
              <w:rPr>
                <w:lang w:val="vi-VN"/>
              </w:rPr>
            </w:pPr>
            <w:r w:rsidRPr="0051244D">
              <w:rPr>
                <w:lang w:val="vi-VN"/>
              </w:rPr>
              <w:t>VARCHAR(20)</w:t>
            </w:r>
          </w:p>
        </w:tc>
        <w:tc>
          <w:tcPr>
            <w:tcW w:w="1142" w:type="dxa"/>
          </w:tcPr>
          <w:p w14:paraId="3139560C" w14:textId="77777777" w:rsidR="007371E6" w:rsidRDefault="007371E6" w:rsidP="00064B37">
            <w:pPr>
              <w:jc w:val="center"/>
              <w:rPr>
                <w:lang w:val="vi-VN"/>
              </w:rPr>
            </w:pPr>
          </w:p>
        </w:tc>
        <w:tc>
          <w:tcPr>
            <w:tcW w:w="1170" w:type="dxa"/>
          </w:tcPr>
          <w:p w14:paraId="7FA6E8EA" w14:textId="77777777" w:rsidR="007371E6" w:rsidRDefault="007371E6" w:rsidP="00064B37">
            <w:pPr>
              <w:jc w:val="center"/>
              <w:rPr>
                <w:lang w:val="vi-VN"/>
              </w:rPr>
            </w:pPr>
          </w:p>
        </w:tc>
        <w:tc>
          <w:tcPr>
            <w:tcW w:w="3124" w:type="dxa"/>
          </w:tcPr>
          <w:p w14:paraId="4142620D" w14:textId="77777777" w:rsidR="007371E6" w:rsidRDefault="007371E6" w:rsidP="007371E6">
            <w:pPr>
              <w:pStyle w:val="ListParagraph"/>
              <w:numPr>
                <w:ilvl w:val="0"/>
                <w:numId w:val="18"/>
              </w:numPr>
              <w:jc w:val="left"/>
              <w:rPr>
                <w:lang w:val="vi-VN"/>
              </w:rPr>
            </w:pPr>
            <w:r>
              <w:rPr>
                <w:lang w:val="vi-VN"/>
              </w:rPr>
              <w:t>mã code cần dùng khi người dùng reset lại mật khẩu</w:t>
            </w:r>
          </w:p>
        </w:tc>
      </w:tr>
      <w:tr w:rsidR="007371E6" w14:paraId="599630F3" w14:textId="77777777" w:rsidTr="00064B37">
        <w:tc>
          <w:tcPr>
            <w:tcW w:w="1811" w:type="dxa"/>
          </w:tcPr>
          <w:p w14:paraId="008B253F" w14:textId="77777777" w:rsidR="007371E6" w:rsidRPr="0051244D" w:rsidRDefault="007371E6" w:rsidP="00064B37">
            <w:pPr>
              <w:jc w:val="center"/>
              <w:rPr>
                <w:lang w:val="vi-VN"/>
              </w:rPr>
            </w:pPr>
            <w:r w:rsidRPr="0051244D">
              <w:rPr>
                <w:lang w:val="vi-VN"/>
              </w:rPr>
              <w:t>active_code</w:t>
            </w:r>
          </w:p>
        </w:tc>
        <w:tc>
          <w:tcPr>
            <w:tcW w:w="1812" w:type="dxa"/>
          </w:tcPr>
          <w:p w14:paraId="75208B78" w14:textId="77777777" w:rsidR="007371E6" w:rsidRPr="0051244D" w:rsidRDefault="007371E6" w:rsidP="00064B37">
            <w:pPr>
              <w:jc w:val="center"/>
              <w:rPr>
                <w:lang w:val="vi-VN"/>
              </w:rPr>
            </w:pPr>
            <w:r w:rsidRPr="0051244D">
              <w:rPr>
                <w:lang w:val="vi-VN"/>
              </w:rPr>
              <w:t>VARCHAR(20)</w:t>
            </w:r>
          </w:p>
        </w:tc>
        <w:tc>
          <w:tcPr>
            <w:tcW w:w="1142" w:type="dxa"/>
          </w:tcPr>
          <w:p w14:paraId="7C937387" w14:textId="77777777" w:rsidR="007371E6" w:rsidRDefault="007371E6" w:rsidP="00064B37">
            <w:pPr>
              <w:jc w:val="center"/>
              <w:rPr>
                <w:lang w:val="vi-VN"/>
              </w:rPr>
            </w:pPr>
          </w:p>
        </w:tc>
        <w:tc>
          <w:tcPr>
            <w:tcW w:w="1170" w:type="dxa"/>
          </w:tcPr>
          <w:p w14:paraId="3FC3EDDD" w14:textId="77777777" w:rsidR="007371E6" w:rsidRDefault="007371E6" w:rsidP="00064B37">
            <w:pPr>
              <w:jc w:val="center"/>
              <w:rPr>
                <w:lang w:val="vi-VN"/>
              </w:rPr>
            </w:pPr>
          </w:p>
        </w:tc>
        <w:tc>
          <w:tcPr>
            <w:tcW w:w="3124" w:type="dxa"/>
          </w:tcPr>
          <w:p w14:paraId="5A891FCF" w14:textId="77777777" w:rsidR="007371E6" w:rsidRDefault="007371E6" w:rsidP="007371E6">
            <w:pPr>
              <w:pStyle w:val="ListParagraph"/>
              <w:numPr>
                <w:ilvl w:val="0"/>
                <w:numId w:val="18"/>
              </w:numPr>
              <w:jc w:val="left"/>
              <w:rPr>
                <w:lang w:val="vi-VN"/>
              </w:rPr>
            </w:pPr>
            <w:r>
              <w:rPr>
                <w:lang w:val="vi-VN"/>
              </w:rPr>
              <w:t>mã code dùng khi active tài khoản</w:t>
            </w:r>
          </w:p>
        </w:tc>
      </w:tr>
      <w:tr w:rsidR="007371E6" w14:paraId="5C7E4DB5" w14:textId="77777777" w:rsidTr="00064B37">
        <w:tc>
          <w:tcPr>
            <w:tcW w:w="1811" w:type="dxa"/>
          </w:tcPr>
          <w:p w14:paraId="71E0B191" w14:textId="77777777" w:rsidR="007371E6" w:rsidRPr="0051244D" w:rsidRDefault="007371E6" w:rsidP="00064B37">
            <w:pPr>
              <w:jc w:val="center"/>
              <w:rPr>
                <w:lang w:val="vi-VN"/>
              </w:rPr>
            </w:pPr>
            <w:r w:rsidRPr="0051244D">
              <w:rPr>
                <w:lang w:val="vi-VN"/>
              </w:rPr>
              <w:t>is_active</w:t>
            </w:r>
          </w:p>
        </w:tc>
        <w:tc>
          <w:tcPr>
            <w:tcW w:w="1812" w:type="dxa"/>
          </w:tcPr>
          <w:p w14:paraId="5408F8F7" w14:textId="77777777" w:rsidR="007371E6" w:rsidRPr="0051244D" w:rsidRDefault="007371E6" w:rsidP="00064B37">
            <w:pPr>
              <w:jc w:val="center"/>
              <w:rPr>
                <w:lang w:val="vi-VN"/>
              </w:rPr>
            </w:pPr>
            <w:r w:rsidRPr="0051244D">
              <w:rPr>
                <w:lang w:val="vi-VN"/>
              </w:rPr>
              <w:t>BIT(1)</w:t>
            </w:r>
          </w:p>
        </w:tc>
        <w:tc>
          <w:tcPr>
            <w:tcW w:w="1142" w:type="dxa"/>
          </w:tcPr>
          <w:p w14:paraId="77440E25" w14:textId="77777777" w:rsidR="007371E6" w:rsidRDefault="007371E6" w:rsidP="00064B37">
            <w:pPr>
              <w:jc w:val="center"/>
              <w:rPr>
                <w:lang w:val="vi-VN"/>
              </w:rPr>
            </w:pPr>
            <w:r>
              <w:rPr>
                <w:lang w:val="vi-VN"/>
              </w:rPr>
              <w:sym w:font="Wingdings" w:char="F06C"/>
            </w:r>
          </w:p>
        </w:tc>
        <w:tc>
          <w:tcPr>
            <w:tcW w:w="1170" w:type="dxa"/>
          </w:tcPr>
          <w:p w14:paraId="08DF894C" w14:textId="77777777" w:rsidR="007371E6" w:rsidRDefault="007371E6" w:rsidP="00064B37">
            <w:pPr>
              <w:jc w:val="center"/>
              <w:rPr>
                <w:lang w:val="vi-VN"/>
              </w:rPr>
            </w:pPr>
          </w:p>
        </w:tc>
        <w:tc>
          <w:tcPr>
            <w:tcW w:w="3124" w:type="dxa"/>
          </w:tcPr>
          <w:p w14:paraId="02A2D2CC" w14:textId="77777777" w:rsidR="007371E6" w:rsidRDefault="007371E6" w:rsidP="007371E6">
            <w:pPr>
              <w:pStyle w:val="ListParagraph"/>
              <w:numPr>
                <w:ilvl w:val="0"/>
                <w:numId w:val="18"/>
              </w:numPr>
              <w:jc w:val="left"/>
              <w:rPr>
                <w:lang w:val="vi-VN"/>
              </w:rPr>
            </w:pPr>
            <w:r>
              <w:rPr>
                <w:lang w:val="vi-VN"/>
              </w:rPr>
              <w:t>trạng thái người dùng</w:t>
            </w:r>
          </w:p>
          <w:p w14:paraId="3B7D99B3" w14:textId="77777777" w:rsidR="007371E6" w:rsidRDefault="007371E6" w:rsidP="007371E6">
            <w:pPr>
              <w:pStyle w:val="ListParagraph"/>
              <w:numPr>
                <w:ilvl w:val="0"/>
                <w:numId w:val="18"/>
              </w:numPr>
              <w:jc w:val="left"/>
              <w:rPr>
                <w:lang w:val="vi-VN"/>
              </w:rPr>
            </w:pPr>
            <w:r>
              <w:rPr>
                <w:lang w:val="vi-VN"/>
              </w:rPr>
              <w:t>nếu là 0 thì là chưa active, 1 là đã active</w:t>
            </w:r>
          </w:p>
        </w:tc>
      </w:tr>
    </w:tbl>
    <w:p w14:paraId="18D43878" w14:textId="77777777" w:rsidR="009F45B0" w:rsidRDefault="009F45B0" w:rsidP="009F45B0">
      <w:pPr>
        <w:pStyle w:val="Bng"/>
        <w:rPr>
          <w:lang w:val="vi-VN"/>
        </w:rPr>
      </w:pPr>
    </w:p>
    <w:p w14:paraId="7477F5E3" w14:textId="587843F7" w:rsidR="007371E6" w:rsidRDefault="007371E6" w:rsidP="009F45B0">
      <w:pPr>
        <w:pStyle w:val="Bng"/>
        <w:rPr>
          <w:lang w:val="vi-VN"/>
        </w:rPr>
      </w:pPr>
      <w:bookmarkStart w:id="95" w:name="_Toc110206925"/>
      <w:r>
        <w:rPr>
          <w:lang w:val="vi-VN"/>
        </w:rPr>
        <w:t>Bảng City</w:t>
      </w:r>
      <w:bookmarkEnd w:id="95"/>
    </w:p>
    <w:tbl>
      <w:tblPr>
        <w:tblStyle w:val="TableGrid"/>
        <w:tblW w:w="0" w:type="auto"/>
        <w:tblLook w:val="04A0" w:firstRow="1" w:lastRow="0" w:firstColumn="1" w:lastColumn="0" w:noHBand="0" w:noVBand="1"/>
      </w:tblPr>
      <w:tblGrid>
        <w:gridCol w:w="1791"/>
        <w:gridCol w:w="1887"/>
        <w:gridCol w:w="1129"/>
        <w:gridCol w:w="1158"/>
        <w:gridCol w:w="3094"/>
      </w:tblGrid>
      <w:tr w:rsidR="007371E6" w14:paraId="5E72CE7E" w14:textId="77777777" w:rsidTr="00064B37">
        <w:tc>
          <w:tcPr>
            <w:tcW w:w="1811" w:type="dxa"/>
          </w:tcPr>
          <w:p w14:paraId="3920FD33" w14:textId="77777777" w:rsidR="007371E6" w:rsidRDefault="007371E6" w:rsidP="00064B37">
            <w:pPr>
              <w:jc w:val="center"/>
              <w:rPr>
                <w:b/>
                <w:bCs/>
                <w:lang w:val="vi-VN"/>
              </w:rPr>
            </w:pPr>
            <w:r>
              <w:rPr>
                <w:b/>
                <w:bCs/>
                <w:lang w:val="vi-VN"/>
              </w:rPr>
              <w:t>Tên column</w:t>
            </w:r>
          </w:p>
        </w:tc>
        <w:tc>
          <w:tcPr>
            <w:tcW w:w="1812" w:type="dxa"/>
          </w:tcPr>
          <w:p w14:paraId="419E718F" w14:textId="77777777" w:rsidR="007371E6" w:rsidRDefault="007371E6" w:rsidP="00064B37">
            <w:pPr>
              <w:jc w:val="center"/>
              <w:rPr>
                <w:b/>
                <w:bCs/>
                <w:lang w:val="vi-VN"/>
              </w:rPr>
            </w:pPr>
            <w:r>
              <w:rPr>
                <w:b/>
                <w:bCs/>
                <w:lang w:val="vi-VN"/>
              </w:rPr>
              <w:t>Kiểu dữ liệu</w:t>
            </w:r>
          </w:p>
        </w:tc>
        <w:tc>
          <w:tcPr>
            <w:tcW w:w="1142" w:type="dxa"/>
          </w:tcPr>
          <w:p w14:paraId="7677413B" w14:textId="77777777" w:rsidR="007371E6" w:rsidRDefault="007371E6" w:rsidP="00064B37">
            <w:pPr>
              <w:jc w:val="center"/>
              <w:rPr>
                <w:b/>
                <w:bCs/>
                <w:lang w:val="vi-VN"/>
              </w:rPr>
            </w:pPr>
            <w:r>
              <w:rPr>
                <w:b/>
                <w:bCs/>
                <w:lang w:val="vi-VN"/>
              </w:rPr>
              <w:t>Not null</w:t>
            </w:r>
          </w:p>
        </w:tc>
        <w:tc>
          <w:tcPr>
            <w:tcW w:w="1170" w:type="dxa"/>
          </w:tcPr>
          <w:p w14:paraId="580E5CCF" w14:textId="77777777" w:rsidR="007371E6" w:rsidRDefault="007371E6" w:rsidP="00064B37">
            <w:pPr>
              <w:jc w:val="center"/>
              <w:rPr>
                <w:b/>
                <w:bCs/>
                <w:lang w:val="vi-VN"/>
              </w:rPr>
            </w:pPr>
            <w:r>
              <w:rPr>
                <w:b/>
                <w:bCs/>
                <w:lang w:val="vi-VN"/>
              </w:rPr>
              <w:t>Tự tăng</w:t>
            </w:r>
          </w:p>
        </w:tc>
        <w:tc>
          <w:tcPr>
            <w:tcW w:w="3124" w:type="dxa"/>
          </w:tcPr>
          <w:p w14:paraId="3A0B4C17" w14:textId="77777777" w:rsidR="007371E6" w:rsidRDefault="007371E6" w:rsidP="00064B37">
            <w:pPr>
              <w:jc w:val="center"/>
              <w:rPr>
                <w:b/>
                <w:bCs/>
                <w:lang w:val="vi-VN"/>
              </w:rPr>
            </w:pPr>
            <w:r>
              <w:rPr>
                <w:b/>
                <w:bCs/>
                <w:lang w:val="vi-VN"/>
              </w:rPr>
              <w:t>Mô tả</w:t>
            </w:r>
          </w:p>
        </w:tc>
      </w:tr>
      <w:tr w:rsidR="007371E6" w:rsidRPr="0051244D" w14:paraId="5979808E" w14:textId="77777777" w:rsidTr="00064B37">
        <w:tc>
          <w:tcPr>
            <w:tcW w:w="1811" w:type="dxa"/>
          </w:tcPr>
          <w:p w14:paraId="7568A431" w14:textId="77777777" w:rsidR="007371E6" w:rsidRPr="0051244D" w:rsidRDefault="007371E6" w:rsidP="00064B37">
            <w:pPr>
              <w:jc w:val="center"/>
              <w:rPr>
                <w:lang w:val="vi-VN"/>
              </w:rPr>
            </w:pPr>
            <w:r w:rsidRPr="0051244D">
              <w:rPr>
                <w:lang w:val="vi-VN"/>
              </w:rPr>
              <w:t>id</w:t>
            </w:r>
          </w:p>
        </w:tc>
        <w:tc>
          <w:tcPr>
            <w:tcW w:w="1812" w:type="dxa"/>
          </w:tcPr>
          <w:p w14:paraId="4A6FE5A2" w14:textId="77777777" w:rsidR="007371E6" w:rsidRPr="0051244D" w:rsidRDefault="007371E6" w:rsidP="00064B37">
            <w:pPr>
              <w:jc w:val="center"/>
              <w:rPr>
                <w:lang w:val="vi-VN"/>
              </w:rPr>
            </w:pPr>
            <w:r w:rsidRPr="0051244D">
              <w:rPr>
                <w:lang w:val="vi-VN"/>
              </w:rPr>
              <w:t>INT</w:t>
            </w:r>
          </w:p>
        </w:tc>
        <w:tc>
          <w:tcPr>
            <w:tcW w:w="1142" w:type="dxa"/>
          </w:tcPr>
          <w:p w14:paraId="41C95F2E" w14:textId="77777777" w:rsidR="007371E6" w:rsidRPr="0051244D" w:rsidRDefault="007371E6" w:rsidP="00064B37">
            <w:pPr>
              <w:jc w:val="center"/>
              <w:rPr>
                <w:lang w:val="vi-VN"/>
              </w:rPr>
            </w:pPr>
            <w:r>
              <w:rPr>
                <w:lang w:val="vi-VN"/>
              </w:rPr>
              <w:sym w:font="Wingdings" w:char="F06C"/>
            </w:r>
          </w:p>
        </w:tc>
        <w:tc>
          <w:tcPr>
            <w:tcW w:w="1170" w:type="dxa"/>
          </w:tcPr>
          <w:p w14:paraId="65552DB1" w14:textId="77777777" w:rsidR="007371E6" w:rsidRPr="0051244D" w:rsidRDefault="007371E6" w:rsidP="00064B37">
            <w:pPr>
              <w:jc w:val="center"/>
              <w:rPr>
                <w:lang w:val="vi-VN"/>
              </w:rPr>
            </w:pPr>
          </w:p>
        </w:tc>
        <w:tc>
          <w:tcPr>
            <w:tcW w:w="3124" w:type="dxa"/>
          </w:tcPr>
          <w:p w14:paraId="0FC6D22B"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rsidRPr="0051244D" w14:paraId="2B197F91" w14:textId="77777777" w:rsidTr="00064B37">
        <w:tc>
          <w:tcPr>
            <w:tcW w:w="1811" w:type="dxa"/>
          </w:tcPr>
          <w:p w14:paraId="2545A59F" w14:textId="77777777" w:rsidR="007371E6" w:rsidRPr="0051244D" w:rsidRDefault="007371E6" w:rsidP="00064B37">
            <w:pPr>
              <w:jc w:val="center"/>
              <w:rPr>
                <w:lang w:val="vi-VN"/>
              </w:rPr>
            </w:pPr>
            <w:r>
              <w:rPr>
                <w:lang w:val="vi-VN"/>
              </w:rPr>
              <w:t>name</w:t>
            </w:r>
          </w:p>
        </w:tc>
        <w:tc>
          <w:tcPr>
            <w:tcW w:w="1812" w:type="dxa"/>
          </w:tcPr>
          <w:p w14:paraId="7BEF9D06" w14:textId="77777777" w:rsidR="007371E6" w:rsidRPr="0051244D" w:rsidRDefault="007371E6" w:rsidP="00064B37">
            <w:pPr>
              <w:jc w:val="center"/>
              <w:rPr>
                <w:lang w:val="vi-VN"/>
              </w:rPr>
            </w:pPr>
            <w:r w:rsidRPr="00C47F8C">
              <w:rPr>
                <w:lang w:val="vi-VN"/>
              </w:rPr>
              <w:t>VARCHAR(45)</w:t>
            </w:r>
          </w:p>
        </w:tc>
        <w:tc>
          <w:tcPr>
            <w:tcW w:w="1142" w:type="dxa"/>
          </w:tcPr>
          <w:p w14:paraId="3267EE56" w14:textId="77777777" w:rsidR="007371E6" w:rsidRDefault="007371E6" w:rsidP="00064B37">
            <w:pPr>
              <w:jc w:val="center"/>
              <w:rPr>
                <w:lang w:val="vi-VN"/>
              </w:rPr>
            </w:pPr>
            <w:r>
              <w:rPr>
                <w:lang w:val="vi-VN"/>
              </w:rPr>
              <w:sym w:font="Wingdings" w:char="F06C"/>
            </w:r>
          </w:p>
        </w:tc>
        <w:tc>
          <w:tcPr>
            <w:tcW w:w="1170" w:type="dxa"/>
          </w:tcPr>
          <w:p w14:paraId="582F1628" w14:textId="77777777" w:rsidR="007371E6" w:rsidRDefault="007371E6" w:rsidP="00064B37">
            <w:pPr>
              <w:jc w:val="center"/>
              <w:rPr>
                <w:lang w:val="vi-VN"/>
              </w:rPr>
            </w:pPr>
          </w:p>
        </w:tc>
        <w:tc>
          <w:tcPr>
            <w:tcW w:w="3124" w:type="dxa"/>
          </w:tcPr>
          <w:p w14:paraId="2171F039" w14:textId="77777777" w:rsidR="007371E6" w:rsidRPr="0051244D" w:rsidRDefault="007371E6" w:rsidP="007371E6">
            <w:pPr>
              <w:pStyle w:val="ListParagraph"/>
              <w:numPr>
                <w:ilvl w:val="0"/>
                <w:numId w:val="18"/>
              </w:numPr>
              <w:jc w:val="left"/>
              <w:rPr>
                <w:lang w:val="vi-VN"/>
              </w:rPr>
            </w:pPr>
            <w:r>
              <w:rPr>
                <w:lang w:val="vi-VN"/>
              </w:rPr>
              <w:t>tên thành tỉnh/thành phố</w:t>
            </w:r>
          </w:p>
        </w:tc>
      </w:tr>
    </w:tbl>
    <w:p w14:paraId="787D1FD1" w14:textId="77777777" w:rsidR="009F45B0" w:rsidRDefault="009F45B0" w:rsidP="009F45B0">
      <w:pPr>
        <w:pStyle w:val="Bng"/>
        <w:rPr>
          <w:lang w:val="vi-VN"/>
        </w:rPr>
      </w:pPr>
    </w:p>
    <w:p w14:paraId="0C3FB4BF" w14:textId="20870FFD" w:rsidR="007371E6" w:rsidRDefault="007371E6" w:rsidP="009F45B0">
      <w:pPr>
        <w:pStyle w:val="Bng"/>
        <w:rPr>
          <w:lang w:val="vi-VN"/>
        </w:rPr>
      </w:pPr>
      <w:bookmarkStart w:id="96" w:name="_Toc110206926"/>
      <w:r>
        <w:rPr>
          <w:lang w:val="vi-VN"/>
        </w:rPr>
        <w:t>Bảng District</w:t>
      </w:r>
      <w:bookmarkEnd w:id="96"/>
    </w:p>
    <w:tbl>
      <w:tblPr>
        <w:tblStyle w:val="TableGrid"/>
        <w:tblW w:w="0" w:type="auto"/>
        <w:tblLook w:val="04A0" w:firstRow="1" w:lastRow="0" w:firstColumn="1" w:lastColumn="0" w:noHBand="0" w:noVBand="1"/>
      </w:tblPr>
      <w:tblGrid>
        <w:gridCol w:w="1790"/>
        <w:gridCol w:w="1887"/>
        <w:gridCol w:w="1128"/>
        <w:gridCol w:w="1157"/>
        <w:gridCol w:w="3097"/>
      </w:tblGrid>
      <w:tr w:rsidR="007371E6" w14:paraId="1F2C6ADB" w14:textId="77777777" w:rsidTr="00064B37">
        <w:tc>
          <w:tcPr>
            <w:tcW w:w="1811" w:type="dxa"/>
          </w:tcPr>
          <w:p w14:paraId="0305B96A" w14:textId="77777777" w:rsidR="007371E6" w:rsidRDefault="007371E6" w:rsidP="00064B37">
            <w:pPr>
              <w:jc w:val="center"/>
              <w:rPr>
                <w:b/>
                <w:bCs/>
                <w:lang w:val="vi-VN"/>
              </w:rPr>
            </w:pPr>
            <w:r>
              <w:rPr>
                <w:b/>
                <w:bCs/>
                <w:lang w:val="vi-VN"/>
              </w:rPr>
              <w:t>Tên column</w:t>
            </w:r>
          </w:p>
        </w:tc>
        <w:tc>
          <w:tcPr>
            <w:tcW w:w="1812" w:type="dxa"/>
          </w:tcPr>
          <w:p w14:paraId="0DA6C990" w14:textId="77777777" w:rsidR="007371E6" w:rsidRDefault="007371E6" w:rsidP="00064B37">
            <w:pPr>
              <w:jc w:val="center"/>
              <w:rPr>
                <w:b/>
                <w:bCs/>
                <w:lang w:val="vi-VN"/>
              </w:rPr>
            </w:pPr>
            <w:r>
              <w:rPr>
                <w:b/>
                <w:bCs/>
                <w:lang w:val="vi-VN"/>
              </w:rPr>
              <w:t>Kiểu dữ liệu</w:t>
            </w:r>
          </w:p>
        </w:tc>
        <w:tc>
          <w:tcPr>
            <w:tcW w:w="1142" w:type="dxa"/>
          </w:tcPr>
          <w:p w14:paraId="528F59AD" w14:textId="77777777" w:rsidR="007371E6" w:rsidRDefault="007371E6" w:rsidP="00064B37">
            <w:pPr>
              <w:jc w:val="center"/>
              <w:rPr>
                <w:b/>
                <w:bCs/>
                <w:lang w:val="vi-VN"/>
              </w:rPr>
            </w:pPr>
            <w:r>
              <w:rPr>
                <w:b/>
                <w:bCs/>
                <w:lang w:val="vi-VN"/>
              </w:rPr>
              <w:t>Not null</w:t>
            </w:r>
          </w:p>
        </w:tc>
        <w:tc>
          <w:tcPr>
            <w:tcW w:w="1170" w:type="dxa"/>
          </w:tcPr>
          <w:p w14:paraId="607033D0" w14:textId="77777777" w:rsidR="007371E6" w:rsidRDefault="007371E6" w:rsidP="00064B37">
            <w:pPr>
              <w:jc w:val="center"/>
              <w:rPr>
                <w:b/>
                <w:bCs/>
                <w:lang w:val="vi-VN"/>
              </w:rPr>
            </w:pPr>
            <w:r>
              <w:rPr>
                <w:b/>
                <w:bCs/>
                <w:lang w:val="vi-VN"/>
              </w:rPr>
              <w:t>Tự tăng</w:t>
            </w:r>
          </w:p>
        </w:tc>
        <w:tc>
          <w:tcPr>
            <w:tcW w:w="3124" w:type="dxa"/>
          </w:tcPr>
          <w:p w14:paraId="4B8096F7" w14:textId="77777777" w:rsidR="007371E6" w:rsidRDefault="007371E6" w:rsidP="00064B37">
            <w:pPr>
              <w:jc w:val="center"/>
              <w:rPr>
                <w:b/>
                <w:bCs/>
                <w:lang w:val="vi-VN"/>
              </w:rPr>
            </w:pPr>
            <w:r>
              <w:rPr>
                <w:b/>
                <w:bCs/>
                <w:lang w:val="vi-VN"/>
              </w:rPr>
              <w:t>Mô tả</w:t>
            </w:r>
          </w:p>
        </w:tc>
      </w:tr>
      <w:tr w:rsidR="007371E6" w:rsidRPr="0051244D" w14:paraId="40F1B903" w14:textId="77777777" w:rsidTr="00064B37">
        <w:tc>
          <w:tcPr>
            <w:tcW w:w="1811" w:type="dxa"/>
          </w:tcPr>
          <w:p w14:paraId="060C2755" w14:textId="77777777" w:rsidR="007371E6" w:rsidRPr="0051244D" w:rsidRDefault="007371E6" w:rsidP="00064B37">
            <w:pPr>
              <w:jc w:val="center"/>
              <w:rPr>
                <w:lang w:val="vi-VN"/>
              </w:rPr>
            </w:pPr>
            <w:r w:rsidRPr="0051244D">
              <w:rPr>
                <w:lang w:val="vi-VN"/>
              </w:rPr>
              <w:t>id</w:t>
            </w:r>
          </w:p>
        </w:tc>
        <w:tc>
          <w:tcPr>
            <w:tcW w:w="1812" w:type="dxa"/>
          </w:tcPr>
          <w:p w14:paraId="1B4D9E34" w14:textId="77777777" w:rsidR="007371E6" w:rsidRPr="0051244D" w:rsidRDefault="007371E6" w:rsidP="00064B37">
            <w:pPr>
              <w:jc w:val="center"/>
              <w:rPr>
                <w:lang w:val="vi-VN"/>
              </w:rPr>
            </w:pPr>
            <w:r w:rsidRPr="0051244D">
              <w:rPr>
                <w:lang w:val="vi-VN"/>
              </w:rPr>
              <w:t>INT</w:t>
            </w:r>
          </w:p>
        </w:tc>
        <w:tc>
          <w:tcPr>
            <w:tcW w:w="1142" w:type="dxa"/>
          </w:tcPr>
          <w:p w14:paraId="0BBAFED2" w14:textId="77777777" w:rsidR="007371E6" w:rsidRPr="0051244D" w:rsidRDefault="007371E6" w:rsidP="00064B37">
            <w:pPr>
              <w:jc w:val="center"/>
              <w:rPr>
                <w:lang w:val="vi-VN"/>
              </w:rPr>
            </w:pPr>
            <w:r>
              <w:rPr>
                <w:lang w:val="vi-VN"/>
              </w:rPr>
              <w:sym w:font="Wingdings" w:char="F06C"/>
            </w:r>
          </w:p>
        </w:tc>
        <w:tc>
          <w:tcPr>
            <w:tcW w:w="1170" w:type="dxa"/>
          </w:tcPr>
          <w:p w14:paraId="1FCE6E2C" w14:textId="77777777" w:rsidR="007371E6" w:rsidRPr="0051244D" w:rsidRDefault="007371E6" w:rsidP="00064B37">
            <w:pPr>
              <w:jc w:val="center"/>
              <w:rPr>
                <w:lang w:val="vi-VN"/>
              </w:rPr>
            </w:pPr>
          </w:p>
        </w:tc>
        <w:tc>
          <w:tcPr>
            <w:tcW w:w="3124" w:type="dxa"/>
          </w:tcPr>
          <w:p w14:paraId="4D654415"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rsidRPr="0051244D" w14:paraId="56997A44" w14:textId="77777777" w:rsidTr="00064B37">
        <w:tc>
          <w:tcPr>
            <w:tcW w:w="1811" w:type="dxa"/>
          </w:tcPr>
          <w:p w14:paraId="14538AB3" w14:textId="77777777" w:rsidR="007371E6" w:rsidRPr="0051244D" w:rsidRDefault="007371E6" w:rsidP="00064B37">
            <w:pPr>
              <w:jc w:val="center"/>
              <w:rPr>
                <w:lang w:val="vi-VN"/>
              </w:rPr>
            </w:pPr>
            <w:r>
              <w:rPr>
                <w:lang w:val="vi-VN"/>
              </w:rPr>
              <w:t>name</w:t>
            </w:r>
          </w:p>
        </w:tc>
        <w:tc>
          <w:tcPr>
            <w:tcW w:w="1812" w:type="dxa"/>
          </w:tcPr>
          <w:p w14:paraId="63FCAA00" w14:textId="77777777" w:rsidR="007371E6" w:rsidRPr="0051244D" w:rsidRDefault="007371E6" w:rsidP="00064B37">
            <w:pPr>
              <w:jc w:val="center"/>
              <w:rPr>
                <w:lang w:val="vi-VN"/>
              </w:rPr>
            </w:pPr>
            <w:r w:rsidRPr="00C47F8C">
              <w:rPr>
                <w:lang w:val="vi-VN"/>
              </w:rPr>
              <w:t>VARCHAR(45)</w:t>
            </w:r>
          </w:p>
        </w:tc>
        <w:tc>
          <w:tcPr>
            <w:tcW w:w="1142" w:type="dxa"/>
          </w:tcPr>
          <w:p w14:paraId="6F12ABF2" w14:textId="77777777" w:rsidR="007371E6" w:rsidRDefault="007371E6" w:rsidP="00064B37">
            <w:pPr>
              <w:jc w:val="center"/>
              <w:rPr>
                <w:lang w:val="vi-VN"/>
              </w:rPr>
            </w:pPr>
            <w:r>
              <w:rPr>
                <w:lang w:val="vi-VN"/>
              </w:rPr>
              <w:sym w:font="Wingdings" w:char="F06C"/>
            </w:r>
          </w:p>
        </w:tc>
        <w:tc>
          <w:tcPr>
            <w:tcW w:w="1170" w:type="dxa"/>
          </w:tcPr>
          <w:p w14:paraId="3A5B5CF9" w14:textId="77777777" w:rsidR="007371E6" w:rsidRDefault="007371E6" w:rsidP="00064B37">
            <w:pPr>
              <w:jc w:val="center"/>
              <w:rPr>
                <w:lang w:val="vi-VN"/>
              </w:rPr>
            </w:pPr>
          </w:p>
        </w:tc>
        <w:tc>
          <w:tcPr>
            <w:tcW w:w="3124" w:type="dxa"/>
          </w:tcPr>
          <w:p w14:paraId="5E0A9240" w14:textId="77777777" w:rsidR="007371E6" w:rsidRPr="0051244D" w:rsidRDefault="007371E6" w:rsidP="007371E6">
            <w:pPr>
              <w:pStyle w:val="ListParagraph"/>
              <w:numPr>
                <w:ilvl w:val="0"/>
                <w:numId w:val="18"/>
              </w:numPr>
              <w:jc w:val="left"/>
              <w:rPr>
                <w:lang w:val="vi-VN"/>
              </w:rPr>
            </w:pPr>
            <w:r>
              <w:rPr>
                <w:lang w:val="vi-VN"/>
              </w:rPr>
              <w:t>tên quận/huyện</w:t>
            </w:r>
          </w:p>
        </w:tc>
      </w:tr>
      <w:tr w:rsidR="007371E6" w:rsidRPr="0051244D" w14:paraId="5256F123" w14:textId="77777777" w:rsidTr="00064B37">
        <w:tc>
          <w:tcPr>
            <w:tcW w:w="1811" w:type="dxa"/>
          </w:tcPr>
          <w:p w14:paraId="58F45473" w14:textId="77777777" w:rsidR="007371E6" w:rsidRDefault="007371E6" w:rsidP="00064B37">
            <w:pPr>
              <w:jc w:val="center"/>
              <w:rPr>
                <w:lang w:val="vi-VN"/>
              </w:rPr>
            </w:pPr>
            <w:r>
              <w:rPr>
                <w:lang w:val="vi-VN"/>
              </w:rPr>
              <w:t>city_id</w:t>
            </w:r>
          </w:p>
        </w:tc>
        <w:tc>
          <w:tcPr>
            <w:tcW w:w="1812" w:type="dxa"/>
          </w:tcPr>
          <w:p w14:paraId="3058A023" w14:textId="77777777" w:rsidR="007371E6" w:rsidRPr="00C47F8C" w:rsidRDefault="007371E6" w:rsidP="00064B37">
            <w:pPr>
              <w:jc w:val="center"/>
              <w:rPr>
                <w:lang w:val="vi-VN"/>
              </w:rPr>
            </w:pPr>
            <w:r w:rsidRPr="0051244D">
              <w:rPr>
                <w:lang w:val="vi-VN"/>
              </w:rPr>
              <w:t>INT</w:t>
            </w:r>
          </w:p>
        </w:tc>
        <w:tc>
          <w:tcPr>
            <w:tcW w:w="1142" w:type="dxa"/>
          </w:tcPr>
          <w:p w14:paraId="530428D1" w14:textId="77777777" w:rsidR="007371E6" w:rsidRDefault="007371E6" w:rsidP="00064B37">
            <w:pPr>
              <w:jc w:val="center"/>
              <w:rPr>
                <w:lang w:val="vi-VN"/>
              </w:rPr>
            </w:pPr>
            <w:r>
              <w:rPr>
                <w:lang w:val="vi-VN"/>
              </w:rPr>
              <w:sym w:font="Wingdings" w:char="F06C"/>
            </w:r>
          </w:p>
        </w:tc>
        <w:tc>
          <w:tcPr>
            <w:tcW w:w="1170" w:type="dxa"/>
          </w:tcPr>
          <w:p w14:paraId="619ECC6A" w14:textId="77777777" w:rsidR="007371E6" w:rsidRDefault="007371E6" w:rsidP="00064B37">
            <w:pPr>
              <w:jc w:val="center"/>
              <w:rPr>
                <w:lang w:val="vi-VN"/>
              </w:rPr>
            </w:pPr>
          </w:p>
        </w:tc>
        <w:tc>
          <w:tcPr>
            <w:tcW w:w="3124" w:type="dxa"/>
          </w:tcPr>
          <w:p w14:paraId="2414ED54" w14:textId="77777777" w:rsidR="007371E6" w:rsidRDefault="007371E6" w:rsidP="007371E6">
            <w:pPr>
              <w:pStyle w:val="ListParagraph"/>
              <w:numPr>
                <w:ilvl w:val="0"/>
                <w:numId w:val="18"/>
              </w:numPr>
              <w:jc w:val="left"/>
              <w:rPr>
                <w:lang w:val="vi-VN"/>
              </w:rPr>
            </w:pPr>
            <w:r>
              <w:rPr>
                <w:lang w:val="vi-VN"/>
              </w:rPr>
              <w:t>mã city</w:t>
            </w:r>
          </w:p>
          <w:p w14:paraId="51E17BCB" w14:textId="77777777" w:rsidR="007371E6" w:rsidRPr="0051244D" w:rsidRDefault="007371E6" w:rsidP="007371E6">
            <w:pPr>
              <w:pStyle w:val="ListParagraph"/>
              <w:numPr>
                <w:ilvl w:val="0"/>
                <w:numId w:val="18"/>
              </w:numPr>
              <w:jc w:val="left"/>
              <w:rPr>
                <w:lang w:val="vi-VN"/>
              </w:rPr>
            </w:pPr>
            <w:r>
              <w:rPr>
                <w:lang w:val="vi-VN"/>
              </w:rPr>
              <w:t>khoá ngoại tham chiếu đến bảng city</w:t>
            </w:r>
          </w:p>
        </w:tc>
      </w:tr>
    </w:tbl>
    <w:p w14:paraId="326D6F61" w14:textId="77777777" w:rsidR="009F45B0" w:rsidRDefault="009F45B0" w:rsidP="009F45B0">
      <w:pPr>
        <w:pStyle w:val="Bng"/>
        <w:rPr>
          <w:lang w:val="vi-VN"/>
        </w:rPr>
      </w:pPr>
    </w:p>
    <w:p w14:paraId="38071546" w14:textId="77777777" w:rsidR="009F45B0" w:rsidRDefault="009F45B0" w:rsidP="009F45B0">
      <w:pPr>
        <w:pStyle w:val="Bng"/>
        <w:rPr>
          <w:lang w:val="vi-VN"/>
        </w:rPr>
      </w:pPr>
    </w:p>
    <w:p w14:paraId="6C6DB61C" w14:textId="2B56B268" w:rsidR="007371E6" w:rsidRDefault="007371E6" w:rsidP="009F45B0">
      <w:pPr>
        <w:pStyle w:val="Bng"/>
        <w:rPr>
          <w:lang w:val="vi-VN"/>
        </w:rPr>
      </w:pPr>
      <w:bookmarkStart w:id="97" w:name="_Toc110206927"/>
      <w:r>
        <w:rPr>
          <w:lang w:val="vi-VN"/>
        </w:rPr>
        <w:lastRenderedPageBreak/>
        <w:t>Ward</w:t>
      </w:r>
      <w:bookmarkEnd w:id="97"/>
    </w:p>
    <w:tbl>
      <w:tblPr>
        <w:tblStyle w:val="TableGrid"/>
        <w:tblW w:w="0" w:type="auto"/>
        <w:tblLook w:val="04A0" w:firstRow="1" w:lastRow="0" w:firstColumn="1" w:lastColumn="0" w:noHBand="0" w:noVBand="1"/>
      </w:tblPr>
      <w:tblGrid>
        <w:gridCol w:w="1793"/>
        <w:gridCol w:w="1887"/>
        <w:gridCol w:w="1130"/>
        <w:gridCol w:w="1159"/>
        <w:gridCol w:w="3090"/>
      </w:tblGrid>
      <w:tr w:rsidR="007371E6" w14:paraId="4B5C4C9E" w14:textId="77777777" w:rsidTr="00064B37">
        <w:tc>
          <w:tcPr>
            <w:tcW w:w="1811" w:type="dxa"/>
          </w:tcPr>
          <w:p w14:paraId="47F04DAD" w14:textId="77777777" w:rsidR="007371E6" w:rsidRDefault="007371E6" w:rsidP="00064B37">
            <w:pPr>
              <w:jc w:val="center"/>
              <w:rPr>
                <w:b/>
                <w:bCs/>
                <w:lang w:val="vi-VN"/>
              </w:rPr>
            </w:pPr>
            <w:r>
              <w:rPr>
                <w:b/>
                <w:bCs/>
                <w:lang w:val="vi-VN"/>
              </w:rPr>
              <w:t>Tên column</w:t>
            </w:r>
          </w:p>
        </w:tc>
        <w:tc>
          <w:tcPr>
            <w:tcW w:w="1812" w:type="dxa"/>
          </w:tcPr>
          <w:p w14:paraId="68E0C946" w14:textId="77777777" w:rsidR="007371E6" w:rsidRDefault="007371E6" w:rsidP="00064B37">
            <w:pPr>
              <w:jc w:val="center"/>
              <w:rPr>
                <w:b/>
                <w:bCs/>
                <w:lang w:val="vi-VN"/>
              </w:rPr>
            </w:pPr>
            <w:r>
              <w:rPr>
                <w:b/>
                <w:bCs/>
                <w:lang w:val="vi-VN"/>
              </w:rPr>
              <w:t>Kiểu dữ liệu</w:t>
            </w:r>
          </w:p>
        </w:tc>
        <w:tc>
          <w:tcPr>
            <w:tcW w:w="1142" w:type="dxa"/>
          </w:tcPr>
          <w:p w14:paraId="1296840F" w14:textId="77777777" w:rsidR="007371E6" w:rsidRDefault="007371E6" w:rsidP="00064B37">
            <w:pPr>
              <w:jc w:val="center"/>
              <w:rPr>
                <w:b/>
                <w:bCs/>
                <w:lang w:val="vi-VN"/>
              </w:rPr>
            </w:pPr>
            <w:r>
              <w:rPr>
                <w:b/>
                <w:bCs/>
                <w:lang w:val="vi-VN"/>
              </w:rPr>
              <w:t>Not null</w:t>
            </w:r>
          </w:p>
        </w:tc>
        <w:tc>
          <w:tcPr>
            <w:tcW w:w="1170" w:type="dxa"/>
          </w:tcPr>
          <w:p w14:paraId="3354F011" w14:textId="77777777" w:rsidR="007371E6" w:rsidRDefault="007371E6" w:rsidP="00064B37">
            <w:pPr>
              <w:jc w:val="center"/>
              <w:rPr>
                <w:b/>
                <w:bCs/>
                <w:lang w:val="vi-VN"/>
              </w:rPr>
            </w:pPr>
            <w:r>
              <w:rPr>
                <w:b/>
                <w:bCs/>
                <w:lang w:val="vi-VN"/>
              </w:rPr>
              <w:t>Tự tăng</w:t>
            </w:r>
          </w:p>
        </w:tc>
        <w:tc>
          <w:tcPr>
            <w:tcW w:w="3124" w:type="dxa"/>
          </w:tcPr>
          <w:p w14:paraId="5C8A93FE" w14:textId="77777777" w:rsidR="007371E6" w:rsidRDefault="007371E6" w:rsidP="00064B37">
            <w:pPr>
              <w:jc w:val="center"/>
              <w:rPr>
                <w:b/>
                <w:bCs/>
                <w:lang w:val="vi-VN"/>
              </w:rPr>
            </w:pPr>
            <w:r>
              <w:rPr>
                <w:b/>
                <w:bCs/>
                <w:lang w:val="vi-VN"/>
              </w:rPr>
              <w:t>Mô tả</w:t>
            </w:r>
          </w:p>
        </w:tc>
      </w:tr>
      <w:tr w:rsidR="007371E6" w:rsidRPr="0051244D" w14:paraId="70F27ACF" w14:textId="77777777" w:rsidTr="00064B37">
        <w:tc>
          <w:tcPr>
            <w:tcW w:w="1811" w:type="dxa"/>
          </w:tcPr>
          <w:p w14:paraId="2EF41EF8" w14:textId="77777777" w:rsidR="007371E6" w:rsidRPr="0051244D" w:rsidRDefault="007371E6" w:rsidP="00064B37">
            <w:pPr>
              <w:jc w:val="center"/>
              <w:rPr>
                <w:lang w:val="vi-VN"/>
              </w:rPr>
            </w:pPr>
            <w:r w:rsidRPr="0051244D">
              <w:rPr>
                <w:lang w:val="vi-VN"/>
              </w:rPr>
              <w:t>id</w:t>
            </w:r>
          </w:p>
        </w:tc>
        <w:tc>
          <w:tcPr>
            <w:tcW w:w="1812" w:type="dxa"/>
          </w:tcPr>
          <w:p w14:paraId="6654D434" w14:textId="77777777" w:rsidR="007371E6" w:rsidRPr="0051244D" w:rsidRDefault="007371E6" w:rsidP="00064B37">
            <w:pPr>
              <w:jc w:val="center"/>
              <w:rPr>
                <w:lang w:val="vi-VN"/>
              </w:rPr>
            </w:pPr>
            <w:r w:rsidRPr="0051244D">
              <w:rPr>
                <w:lang w:val="vi-VN"/>
              </w:rPr>
              <w:t>INT</w:t>
            </w:r>
          </w:p>
        </w:tc>
        <w:tc>
          <w:tcPr>
            <w:tcW w:w="1142" w:type="dxa"/>
          </w:tcPr>
          <w:p w14:paraId="5F5DAD00" w14:textId="77777777" w:rsidR="007371E6" w:rsidRPr="0051244D" w:rsidRDefault="007371E6" w:rsidP="00064B37">
            <w:pPr>
              <w:jc w:val="center"/>
              <w:rPr>
                <w:lang w:val="vi-VN"/>
              </w:rPr>
            </w:pPr>
            <w:r>
              <w:rPr>
                <w:lang w:val="vi-VN"/>
              </w:rPr>
              <w:sym w:font="Wingdings" w:char="F06C"/>
            </w:r>
          </w:p>
        </w:tc>
        <w:tc>
          <w:tcPr>
            <w:tcW w:w="1170" w:type="dxa"/>
          </w:tcPr>
          <w:p w14:paraId="27C2B83C" w14:textId="77777777" w:rsidR="007371E6" w:rsidRPr="0051244D" w:rsidRDefault="007371E6" w:rsidP="00064B37">
            <w:pPr>
              <w:jc w:val="center"/>
              <w:rPr>
                <w:lang w:val="vi-VN"/>
              </w:rPr>
            </w:pPr>
          </w:p>
        </w:tc>
        <w:tc>
          <w:tcPr>
            <w:tcW w:w="3124" w:type="dxa"/>
          </w:tcPr>
          <w:p w14:paraId="7422AA77"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rsidRPr="0051244D" w14:paraId="3B28D4F3" w14:textId="77777777" w:rsidTr="00064B37">
        <w:tc>
          <w:tcPr>
            <w:tcW w:w="1811" w:type="dxa"/>
          </w:tcPr>
          <w:p w14:paraId="215E407A" w14:textId="77777777" w:rsidR="007371E6" w:rsidRPr="0051244D" w:rsidRDefault="007371E6" w:rsidP="00064B37">
            <w:pPr>
              <w:jc w:val="center"/>
              <w:rPr>
                <w:lang w:val="vi-VN"/>
              </w:rPr>
            </w:pPr>
            <w:r>
              <w:rPr>
                <w:lang w:val="vi-VN"/>
              </w:rPr>
              <w:t>name</w:t>
            </w:r>
          </w:p>
        </w:tc>
        <w:tc>
          <w:tcPr>
            <w:tcW w:w="1812" w:type="dxa"/>
          </w:tcPr>
          <w:p w14:paraId="37DC43BD" w14:textId="77777777" w:rsidR="007371E6" w:rsidRPr="0051244D" w:rsidRDefault="007371E6" w:rsidP="00064B37">
            <w:pPr>
              <w:jc w:val="center"/>
              <w:rPr>
                <w:lang w:val="vi-VN"/>
              </w:rPr>
            </w:pPr>
            <w:r w:rsidRPr="00C47F8C">
              <w:rPr>
                <w:lang w:val="vi-VN"/>
              </w:rPr>
              <w:t>VARCHAR(45)</w:t>
            </w:r>
          </w:p>
        </w:tc>
        <w:tc>
          <w:tcPr>
            <w:tcW w:w="1142" w:type="dxa"/>
          </w:tcPr>
          <w:p w14:paraId="181F8513" w14:textId="77777777" w:rsidR="007371E6" w:rsidRDefault="007371E6" w:rsidP="00064B37">
            <w:pPr>
              <w:jc w:val="center"/>
              <w:rPr>
                <w:lang w:val="vi-VN"/>
              </w:rPr>
            </w:pPr>
            <w:r>
              <w:rPr>
                <w:lang w:val="vi-VN"/>
              </w:rPr>
              <w:sym w:font="Wingdings" w:char="F06C"/>
            </w:r>
          </w:p>
        </w:tc>
        <w:tc>
          <w:tcPr>
            <w:tcW w:w="1170" w:type="dxa"/>
          </w:tcPr>
          <w:p w14:paraId="0C40F476" w14:textId="77777777" w:rsidR="007371E6" w:rsidRDefault="007371E6" w:rsidP="00064B37">
            <w:pPr>
              <w:jc w:val="center"/>
              <w:rPr>
                <w:lang w:val="vi-VN"/>
              </w:rPr>
            </w:pPr>
          </w:p>
        </w:tc>
        <w:tc>
          <w:tcPr>
            <w:tcW w:w="3124" w:type="dxa"/>
          </w:tcPr>
          <w:p w14:paraId="32EEFC14" w14:textId="77777777" w:rsidR="007371E6" w:rsidRDefault="007371E6" w:rsidP="007371E6">
            <w:pPr>
              <w:pStyle w:val="ListParagraph"/>
              <w:numPr>
                <w:ilvl w:val="0"/>
                <w:numId w:val="18"/>
              </w:numPr>
              <w:jc w:val="left"/>
              <w:rPr>
                <w:lang w:val="vi-VN"/>
              </w:rPr>
            </w:pPr>
            <w:r>
              <w:rPr>
                <w:lang w:val="vi-VN"/>
              </w:rPr>
              <w:t>mã district</w:t>
            </w:r>
          </w:p>
          <w:p w14:paraId="1549615C" w14:textId="77777777" w:rsidR="007371E6" w:rsidRPr="0051244D" w:rsidRDefault="007371E6" w:rsidP="007371E6">
            <w:pPr>
              <w:pStyle w:val="ListParagraph"/>
              <w:numPr>
                <w:ilvl w:val="0"/>
                <w:numId w:val="18"/>
              </w:numPr>
              <w:jc w:val="left"/>
              <w:rPr>
                <w:lang w:val="vi-VN"/>
              </w:rPr>
            </w:pPr>
            <w:r>
              <w:rPr>
                <w:lang w:val="vi-VN"/>
              </w:rPr>
              <w:t>khoá ngoại tham chiếu đến bảng district</w:t>
            </w:r>
          </w:p>
        </w:tc>
      </w:tr>
    </w:tbl>
    <w:p w14:paraId="4DFF100E" w14:textId="77777777" w:rsidR="009F45B0" w:rsidRDefault="009F45B0" w:rsidP="009F45B0">
      <w:pPr>
        <w:pStyle w:val="Bng"/>
        <w:rPr>
          <w:lang w:val="vi-VN"/>
        </w:rPr>
      </w:pPr>
    </w:p>
    <w:p w14:paraId="287E2F8B" w14:textId="02C801F0" w:rsidR="007371E6" w:rsidRDefault="007371E6" w:rsidP="009F45B0">
      <w:pPr>
        <w:pStyle w:val="Bng"/>
        <w:rPr>
          <w:lang w:val="vi-VN"/>
        </w:rPr>
      </w:pPr>
      <w:bookmarkStart w:id="98" w:name="_Toc110206928"/>
      <w:r>
        <w:rPr>
          <w:lang w:val="vi-VN"/>
        </w:rPr>
        <w:t>Bảng Admin</w:t>
      </w:r>
      <w:bookmarkEnd w:id="98"/>
    </w:p>
    <w:tbl>
      <w:tblPr>
        <w:tblStyle w:val="TableGrid"/>
        <w:tblW w:w="0" w:type="auto"/>
        <w:tblLook w:val="04A0" w:firstRow="1" w:lastRow="0" w:firstColumn="1" w:lastColumn="0" w:noHBand="0" w:noVBand="1"/>
      </w:tblPr>
      <w:tblGrid>
        <w:gridCol w:w="1763"/>
        <w:gridCol w:w="2017"/>
        <w:gridCol w:w="1111"/>
        <w:gridCol w:w="1141"/>
        <w:gridCol w:w="3027"/>
      </w:tblGrid>
      <w:tr w:rsidR="007371E6" w14:paraId="67C04083" w14:textId="77777777" w:rsidTr="00064B37">
        <w:tc>
          <w:tcPr>
            <w:tcW w:w="1763" w:type="dxa"/>
          </w:tcPr>
          <w:p w14:paraId="0BF2A2FE" w14:textId="77777777" w:rsidR="007371E6" w:rsidRDefault="007371E6" w:rsidP="00064B37">
            <w:pPr>
              <w:jc w:val="center"/>
              <w:rPr>
                <w:b/>
                <w:bCs/>
                <w:lang w:val="vi-VN"/>
              </w:rPr>
            </w:pPr>
            <w:r>
              <w:rPr>
                <w:b/>
                <w:bCs/>
                <w:lang w:val="vi-VN"/>
              </w:rPr>
              <w:t>Tên column</w:t>
            </w:r>
          </w:p>
        </w:tc>
        <w:tc>
          <w:tcPr>
            <w:tcW w:w="2017" w:type="dxa"/>
          </w:tcPr>
          <w:p w14:paraId="7663A64A" w14:textId="77777777" w:rsidR="007371E6" w:rsidRDefault="007371E6" w:rsidP="00064B37">
            <w:pPr>
              <w:jc w:val="center"/>
              <w:rPr>
                <w:b/>
                <w:bCs/>
                <w:lang w:val="vi-VN"/>
              </w:rPr>
            </w:pPr>
            <w:r>
              <w:rPr>
                <w:b/>
                <w:bCs/>
                <w:lang w:val="vi-VN"/>
              </w:rPr>
              <w:t>Kiểu dữ liệu</w:t>
            </w:r>
          </w:p>
        </w:tc>
        <w:tc>
          <w:tcPr>
            <w:tcW w:w="1111" w:type="dxa"/>
          </w:tcPr>
          <w:p w14:paraId="67EF51AD" w14:textId="77777777" w:rsidR="007371E6" w:rsidRDefault="007371E6" w:rsidP="00064B37">
            <w:pPr>
              <w:jc w:val="center"/>
              <w:rPr>
                <w:b/>
                <w:bCs/>
                <w:lang w:val="vi-VN"/>
              </w:rPr>
            </w:pPr>
            <w:r>
              <w:rPr>
                <w:b/>
                <w:bCs/>
                <w:lang w:val="vi-VN"/>
              </w:rPr>
              <w:t>Not null</w:t>
            </w:r>
          </w:p>
        </w:tc>
        <w:tc>
          <w:tcPr>
            <w:tcW w:w="1141" w:type="dxa"/>
          </w:tcPr>
          <w:p w14:paraId="631D5028" w14:textId="77777777" w:rsidR="007371E6" w:rsidRDefault="007371E6" w:rsidP="00064B37">
            <w:pPr>
              <w:jc w:val="center"/>
              <w:rPr>
                <w:b/>
                <w:bCs/>
                <w:lang w:val="vi-VN"/>
              </w:rPr>
            </w:pPr>
            <w:r>
              <w:rPr>
                <w:b/>
                <w:bCs/>
                <w:lang w:val="vi-VN"/>
              </w:rPr>
              <w:t>Tự tăng</w:t>
            </w:r>
          </w:p>
        </w:tc>
        <w:tc>
          <w:tcPr>
            <w:tcW w:w="3027" w:type="dxa"/>
          </w:tcPr>
          <w:p w14:paraId="76990776" w14:textId="77777777" w:rsidR="007371E6" w:rsidRDefault="007371E6" w:rsidP="00064B37">
            <w:pPr>
              <w:jc w:val="center"/>
              <w:rPr>
                <w:b/>
                <w:bCs/>
                <w:lang w:val="vi-VN"/>
              </w:rPr>
            </w:pPr>
            <w:r>
              <w:rPr>
                <w:b/>
                <w:bCs/>
                <w:lang w:val="vi-VN"/>
              </w:rPr>
              <w:t>Mô tả</w:t>
            </w:r>
          </w:p>
        </w:tc>
      </w:tr>
      <w:tr w:rsidR="007371E6" w:rsidRPr="0051244D" w14:paraId="0FC68E16" w14:textId="77777777" w:rsidTr="00064B37">
        <w:tc>
          <w:tcPr>
            <w:tcW w:w="1763" w:type="dxa"/>
          </w:tcPr>
          <w:p w14:paraId="5577CB2A" w14:textId="77777777" w:rsidR="007371E6" w:rsidRPr="0051244D" w:rsidRDefault="007371E6" w:rsidP="00064B37">
            <w:pPr>
              <w:jc w:val="center"/>
              <w:rPr>
                <w:lang w:val="vi-VN"/>
              </w:rPr>
            </w:pPr>
            <w:r w:rsidRPr="0051244D">
              <w:rPr>
                <w:lang w:val="vi-VN"/>
              </w:rPr>
              <w:t>id</w:t>
            </w:r>
          </w:p>
        </w:tc>
        <w:tc>
          <w:tcPr>
            <w:tcW w:w="2017" w:type="dxa"/>
          </w:tcPr>
          <w:p w14:paraId="6FB9E179" w14:textId="77777777" w:rsidR="007371E6" w:rsidRPr="0051244D" w:rsidRDefault="007371E6" w:rsidP="00064B37">
            <w:pPr>
              <w:jc w:val="center"/>
              <w:rPr>
                <w:lang w:val="vi-VN"/>
              </w:rPr>
            </w:pPr>
            <w:r w:rsidRPr="0051244D">
              <w:rPr>
                <w:lang w:val="vi-VN"/>
              </w:rPr>
              <w:t>INT</w:t>
            </w:r>
          </w:p>
        </w:tc>
        <w:tc>
          <w:tcPr>
            <w:tcW w:w="1111" w:type="dxa"/>
          </w:tcPr>
          <w:p w14:paraId="490BC948" w14:textId="77777777" w:rsidR="007371E6" w:rsidRPr="0051244D" w:rsidRDefault="007371E6" w:rsidP="00064B37">
            <w:pPr>
              <w:jc w:val="center"/>
              <w:rPr>
                <w:lang w:val="vi-VN"/>
              </w:rPr>
            </w:pPr>
            <w:r>
              <w:rPr>
                <w:lang w:val="vi-VN"/>
              </w:rPr>
              <w:sym w:font="Wingdings" w:char="F06C"/>
            </w:r>
          </w:p>
        </w:tc>
        <w:tc>
          <w:tcPr>
            <w:tcW w:w="1141" w:type="dxa"/>
          </w:tcPr>
          <w:p w14:paraId="64359F67" w14:textId="77777777" w:rsidR="007371E6" w:rsidRPr="0051244D" w:rsidRDefault="007371E6" w:rsidP="00064B37">
            <w:pPr>
              <w:jc w:val="center"/>
              <w:rPr>
                <w:lang w:val="vi-VN"/>
              </w:rPr>
            </w:pPr>
            <w:r>
              <w:rPr>
                <w:lang w:val="vi-VN"/>
              </w:rPr>
              <w:sym w:font="Wingdings" w:char="F06C"/>
            </w:r>
          </w:p>
        </w:tc>
        <w:tc>
          <w:tcPr>
            <w:tcW w:w="3027" w:type="dxa"/>
          </w:tcPr>
          <w:p w14:paraId="783120DC"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rsidRPr="0051244D" w14:paraId="37DAD4A4" w14:textId="77777777" w:rsidTr="00064B37">
        <w:tc>
          <w:tcPr>
            <w:tcW w:w="1763" w:type="dxa"/>
          </w:tcPr>
          <w:p w14:paraId="4F45A6B3" w14:textId="77777777" w:rsidR="007371E6" w:rsidRPr="0051244D" w:rsidRDefault="007371E6" w:rsidP="00064B37">
            <w:pPr>
              <w:jc w:val="center"/>
              <w:rPr>
                <w:lang w:val="vi-VN"/>
              </w:rPr>
            </w:pPr>
            <w:r>
              <w:rPr>
                <w:lang w:val="vi-VN"/>
              </w:rPr>
              <w:t>name</w:t>
            </w:r>
          </w:p>
        </w:tc>
        <w:tc>
          <w:tcPr>
            <w:tcW w:w="2017" w:type="dxa"/>
          </w:tcPr>
          <w:p w14:paraId="3E191085" w14:textId="77777777" w:rsidR="007371E6" w:rsidRPr="0051244D" w:rsidRDefault="007371E6" w:rsidP="00064B37">
            <w:pPr>
              <w:jc w:val="center"/>
              <w:rPr>
                <w:lang w:val="vi-VN"/>
              </w:rPr>
            </w:pPr>
            <w:r w:rsidRPr="00C47F8C">
              <w:rPr>
                <w:lang w:val="vi-VN"/>
              </w:rPr>
              <w:t>VARCHAR(</w:t>
            </w:r>
            <w:r>
              <w:rPr>
                <w:lang w:val="vi-VN"/>
              </w:rPr>
              <w:t>100</w:t>
            </w:r>
            <w:r w:rsidRPr="00C47F8C">
              <w:rPr>
                <w:lang w:val="vi-VN"/>
              </w:rPr>
              <w:t>)</w:t>
            </w:r>
          </w:p>
        </w:tc>
        <w:tc>
          <w:tcPr>
            <w:tcW w:w="1111" w:type="dxa"/>
          </w:tcPr>
          <w:p w14:paraId="629BA2F1" w14:textId="77777777" w:rsidR="007371E6" w:rsidRDefault="007371E6" w:rsidP="00064B37">
            <w:pPr>
              <w:jc w:val="center"/>
              <w:rPr>
                <w:lang w:val="vi-VN"/>
              </w:rPr>
            </w:pPr>
            <w:r>
              <w:rPr>
                <w:lang w:val="vi-VN"/>
              </w:rPr>
              <w:sym w:font="Wingdings" w:char="F06C"/>
            </w:r>
          </w:p>
        </w:tc>
        <w:tc>
          <w:tcPr>
            <w:tcW w:w="1141" w:type="dxa"/>
          </w:tcPr>
          <w:p w14:paraId="07C6F595" w14:textId="77777777" w:rsidR="007371E6" w:rsidRDefault="007371E6" w:rsidP="00064B37">
            <w:pPr>
              <w:jc w:val="center"/>
              <w:rPr>
                <w:lang w:val="vi-VN"/>
              </w:rPr>
            </w:pPr>
          </w:p>
        </w:tc>
        <w:tc>
          <w:tcPr>
            <w:tcW w:w="3027" w:type="dxa"/>
          </w:tcPr>
          <w:p w14:paraId="76C81C88" w14:textId="77777777" w:rsidR="007371E6" w:rsidRDefault="007371E6" w:rsidP="007371E6">
            <w:pPr>
              <w:pStyle w:val="ListParagraph"/>
              <w:numPr>
                <w:ilvl w:val="0"/>
                <w:numId w:val="18"/>
              </w:numPr>
              <w:jc w:val="left"/>
              <w:rPr>
                <w:lang w:val="vi-VN"/>
              </w:rPr>
            </w:pPr>
            <w:r>
              <w:rPr>
                <w:lang w:val="vi-VN"/>
              </w:rPr>
              <w:t>email admin</w:t>
            </w:r>
          </w:p>
          <w:p w14:paraId="75FB9194" w14:textId="77777777" w:rsidR="007371E6" w:rsidRDefault="007371E6" w:rsidP="007371E6">
            <w:pPr>
              <w:pStyle w:val="ListParagraph"/>
              <w:numPr>
                <w:ilvl w:val="0"/>
                <w:numId w:val="18"/>
              </w:numPr>
              <w:jc w:val="left"/>
              <w:rPr>
                <w:lang w:val="vi-VN"/>
              </w:rPr>
            </w:pPr>
            <w:r>
              <w:rPr>
                <w:lang w:val="vi-VN"/>
              </w:rPr>
              <w:t>dùng tài khoản đăng nhập</w:t>
            </w:r>
          </w:p>
          <w:p w14:paraId="4F0CC47D" w14:textId="77777777" w:rsidR="007371E6" w:rsidRPr="0051244D" w:rsidRDefault="007371E6" w:rsidP="007371E6">
            <w:pPr>
              <w:pStyle w:val="ListParagraph"/>
              <w:numPr>
                <w:ilvl w:val="0"/>
                <w:numId w:val="18"/>
              </w:numPr>
              <w:jc w:val="left"/>
              <w:rPr>
                <w:lang w:val="vi-VN"/>
              </w:rPr>
            </w:pPr>
            <w:r>
              <w:rPr>
                <w:lang w:val="vi-VN"/>
              </w:rPr>
              <w:t>không trùng lặp</w:t>
            </w:r>
          </w:p>
        </w:tc>
      </w:tr>
      <w:tr w:rsidR="007371E6" w14:paraId="0646C720" w14:textId="77777777" w:rsidTr="00064B37">
        <w:tc>
          <w:tcPr>
            <w:tcW w:w="1763" w:type="dxa"/>
          </w:tcPr>
          <w:p w14:paraId="611C5A43" w14:textId="77777777" w:rsidR="007371E6" w:rsidRDefault="007371E6" w:rsidP="00064B37">
            <w:pPr>
              <w:jc w:val="center"/>
              <w:rPr>
                <w:lang w:val="vi-VN"/>
              </w:rPr>
            </w:pPr>
            <w:r>
              <w:rPr>
                <w:lang w:val="vi-VN"/>
              </w:rPr>
              <w:t>password</w:t>
            </w:r>
          </w:p>
        </w:tc>
        <w:tc>
          <w:tcPr>
            <w:tcW w:w="2017" w:type="dxa"/>
          </w:tcPr>
          <w:p w14:paraId="17BFAF82" w14:textId="77777777" w:rsidR="007371E6" w:rsidRDefault="007371E6" w:rsidP="00064B37">
            <w:pPr>
              <w:jc w:val="center"/>
              <w:rPr>
                <w:lang w:val="vi-VN"/>
              </w:rPr>
            </w:pPr>
            <w:r w:rsidRPr="0051244D">
              <w:rPr>
                <w:lang w:val="vi-VN"/>
              </w:rPr>
              <w:t>VARCHAR(64)</w:t>
            </w:r>
          </w:p>
        </w:tc>
        <w:tc>
          <w:tcPr>
            <w:tcW w:w="1111" w:type="dxa"/>
          </w:tcPr>
          <w:p w14:paraId="2FBCC8AC" w14:textId="77777777" w:rsidR="007371E6" w:rsidRDefault="007371E6" w:rsidP="00064B37">
            <w:pPr>
              <w:jc w:val="center"/>
              <w:rPr>
                <w:lang w:val="vi-VN"/>
              </w:rPr>
            </w:pPr>
            <w:r>
              <w:rPr>
                <w:lang w:val="vi-VN"/>
              </w:rPr>
              <w:sym w:font="Wingdings" w:char="F06C"/>
            </w:r>
          </w:p>
        </w:tc>
        <w:tc>
          <w:tcPr>
            <w:tcW w:w="1141" w:type="dxa"/>
          </w:tcPr>
          <w:p w14:paraId="786B3C08" w14:textId="77777777" w:rsidR="007371E6" w:rsidRDefault="007371E6" w:rsidP="00064B37">
            <w:pPr>
              <w:jc w:val="center"/>
              <w:rPr>
                <w:lang w:val="vi-VN"/>
              </w:rPr>
            </w:pPr>
          </w:p>
        </w:tc>
        <w:tc>
          <w:tcPr>
            <w:tcW w:w="3027" w:type="dxa"/>
          </w:tcPr>
          <w:p w14:paraId="44EAFF09" w14:textId="77777777" w:rsidR="007371E6" w:rsidRDefault="007371E6" w:rsidP="007371E6">
            <w:pPr>
              <w:pStyle w:val="ListParagraph"/>
              <w:numPr>
                <w:ilvl w:val="0"/>
                <w:numId w:val="18"/>
              </w:numPr>
              <w:jc w:val="left"/>
              <w:rPr>
                <w:lang w:val="vi-VN"/>
              </w:rPr>
            </w:pPr>
            <w:r>
              <w:rPr>
                <w:lang w:val="vi-VN"/>
              </w:rPr>
              <w:t>mật khẩu người dùng được mã hoá bằng hàm băm SHA-256</w:t>
            </w:r>
          </w:p>
        </w:tc>
      </w:tr>
    </w:tbl>
    <w:p w14:paraId="3E93310E" w14:textId="77777777" w:rsidR="009F45B0" w:rsidRDefault="009F45B0" w:rsidP="009F45B0">
      <w:pPr>
        <w:pStyle w:val="Bng"/>
        <w:rPr>
          <w:lang w:val="vi-VN"/>
        </w:rPr>
      </w:pPr>
    </w:p>
    <w:p w14:paraId="6451DBB5" w14:textId="4F53027C" w:rsidR="007371E6" w:rsidRDefault="007371E6" w:rsidP="009F45B0">
      <w:pPr>
        <w:pStyle w:val="Bng"/>
        <w:rPr>
          <w:lang w:val="vi-VN"/>
        </w:rPr>
      </w:pPr>
      <w:bookmarkStart w:id="99" w:name="_Toc110206929"/>
      <w:r>
        <w:rPr>
          <w:lang w:val="vi-VN"/>
        </w:rPr>
        <w:t>Bảng Black list</w:t>
      </w:r>
      <w:bookmarkEnd w:id="99"/>
    </w:p>
    <w:tbl>
      <w:tblPr>
        <w:tblStyle w:val="TableGrid"/>
        <w:tblW w:w="0" w:type="auto"/>
        <w:tblLook w:val="04A0" w:firstRow="1" w:lastRow="0" w:firstColumn="1" w:lastColumn="0" w:noHBand="0" w:noVBand="1"/>
      </w:tblPr>
      <w:tblGrid>
        <w:gridCol w:w="1790"/>
        <w:gridCol w:w="1887"/>
        <w:gridCol w:w="1128"/>
        <w:gridCol w:w="1157"/>
        <w:gridCol w:w="3097"/>
      </w:tblGrid>
      <w:tr w:rsidR="007371E6" w14:paraId="2305655F" w14:textId="77777777" w:rsidTr="00064B37">
        <w:tc>
          <w:tcPr>
            <w:tcW w:w="1790" w:type="dxa"/>
          </w:tcPr>
          <w:p w14:paraId="33669ABA" w14:textId="77777777" w:rsidR="007371E6" w:rsidRDefault="007371E6" w:rsidP="00064B37">
            <w:pPr>
              <w:jc w:val="center"/>
              <w:rPr>
                <w:b/>
                <w:bCs/>
                <w:lang w:val="vi-VN"/>
              </w:rPr>
            </w:pPr>
            <w:r>
              <w:rPr>
                <w:b/>
                <w:bCs/>
                <w:lang w:val="vi-VN"/>
              </w:rPr>
              <w:t>Tên column</w:t>
            </w:r>
          </w:p>
        </w:tc>
        <w:tc>
          <w:tcPr>
            <w:tcW w:w="1887" w:type="dxa"/>
          </w:tcPr>
          <w:p w14:paraId="024AA199" w14:textId="77777777" w:rsidR="007371E6" w:rsidRDefault="007371E6" w:rsidP="00064B37">
            <w:pPr>
              <w:jc w:val="center"/>
              <w:rPr>
                <w:b/>
                <w:bCs/>
                <w:lang w:val="vi-VN"/>
              </w:rPr>
            </w:pPr>
            <w:r>
              <w:rPr>
                <w:b/>
                <w:bCs/>
                <w:lang w:val="vi-VN"/>
              </w:rPr>
              <w:t>Kiểu dữ liệu</w:t>
            </w:r>
          </w:p>
        </w:tc>
        <w:tc>
          <w:tcPr>
            <w:tcW w:w="1128" w:type="dxa"/>
          </w:tcPr>
          <w:p w14:paraId="04261DC3" w14:textId="77777777" w:rsidR="007371E6" w:rsidRDefault="007371E6" w:rsidP="00064B37">
            <w:pPr>
              <w:jc w:val="center"/>
              <w:rPr>
                <w:b/>
                <w:bCs/>
                <w:lang w:val="vi-VN"/>
              </w:rPr>
            </w:pPr>
            <w:r>
              <w:rPr>
                <w:b/>
                <w:bCs/>
                <w:lang w:val="vi-VN"/>
              </w:rPr>
              <w:t>Not null</w:t>
            </w:r>
          </w:p>
        </w:tc>
        <w:tc>
          <w:tcPr>
            <w:tcW w:w="1157" w:type="dxa"/>
          </w:tcPr>
          <w:p w14:paraId="455077A4" w14:textId="77777777" w:rsidR="007371E6" w:rsidRDefault="007371E6" w:rsidP="00064B37">
            <w:pPr>
              <w:jc w:val="center"/>
              <w:rPr>
                <w:b/>
                <w:bCs/>
                <w:lang w:val="vi-VN"/>
              </w:rPr>
            </w:pPr>
            <w:r>
              <w:rPr>
                <w:b/>
                <w:bCs/>
                <w:lang w:val="vi-VN"/>
              </w:rPr>
              <w:t>Tự tăng</w:t>
            </w:r>
          </w:p>
        </w:tc>
        <w:tc>
          <w:tcPr>
            <w:tcW w:w="3097" w:type="dxa"/>
          </w:tcPr>
          <w:p w14:paraId="3B0AA915" w14:textId="77777777" w:rsidR="007371E6" w:rsidRDefault="007371E6" w:rsidP="00064B37">
            <w:pPr>
              <w:jc w:val="center"/>
              <w:rPr>
                <w:b/>
                <w:bCs/>
                <w:lang w:val="vi-VN"/>
              </w:rPr>
            </w:pPr>
            <w:r>
              <w:rPr>
                <w:b/>
                <w:bCs/>
                <w:lang w:val="vi-VN"/>
              </w:rPr>
              <w:t>Mô tả</w:t>
            </w:r>
          </w:p>
        </w:tc>
      </w:tr>
      <w:tr w:rsidR="007371E6" w:rsidRPr="0051244D" w14:paraId="104C59D2" w14:textId="77777777" w:rsidTr="00064B37">
        <w:tc>
          <w:tcPr>
            <w:tcW w:w="1790" w:type="dxa"/>
          </w:tcPr>
          <w:p w14:paraId="210E9FB7" w14:textId="77777777" w:rsidR="007371E6" w:rsidRPr="0051244D" w:rsidRDefault="007371E6" w:rsidP="00064B37">
            <w:pPr>
              <w:jc w:val="center"/>
              <w:rPr>
                <w:lang w:val="vi-VN"/>
              </w:rPr>
            </w:pPr>
            <w:r w:rsidRPr="0051244D">
              <w:rPr>
                <w:lang w:val="vi-VN"/>
              </w:rPr>
              <w:t>id</w:t>
            </w:r>
          </w:p>
        </w:tc>
        <w:tc>
          <w:tcPr>
            <w:tcW w:w="1887" w:type="dxa"/>
          </w:tcPr>
          <w:p w14:paraId="4911FDC8" w14:textId="77777777" w:rsidR="007371E6" w:rsidRPr="0051244D" w:rsidRDefault="007371E6" w:rsidP="00064B37">
            <w:pPr>
              <w:jc w:val="center"/>
              <w:rPr>
                <w:lang w:val="vi-VN"/>
              </w:rPr>
            </w:pPr>
            <w:r w:rsidRPr="0051244D">
              <w:rPr>
                <w:lang w:val="vi-VN"/>
              </w:rPr>
              <w:t>INT</w:t>
            </w:r>
          </w:p>
        </w:tc>
        <w:tc>
          <w:tcPr>
            <w:tcW w:w="1128" w:type="dxa"/>
          </w:tcPr>
          <w:p w14:paraId="5241B460" w14:textId="77777777" w:rsidR="007371E6" w:rsidRPr="0051244D" w:rsidRDefault="007371E6" w:rsidP="00064B37">
            <w:pPr>
              <w:jc w:val="center"/>
              <w:rPr>
                <w:lang w:val="vi-VN"/>
              </w:rPr>
            </w:pPr>
            <w:r>
              <w:rPr>
                <w:lang w:val="vi-VN"/>
              </w:rPr>
              <w:sym w:font="Wingdings" w:char="F06C"/>
            </w:r>
          </w:p>
        </w:tc>
        <w:tc>
          <w:tcPr>
            <w:tcW w:w="1157" w:type="dxa"/>
          </w:tcPr>
          <w:p w14:paraId="3DB1B518" w14:textId="77777777" w:rsidR="007371E6" w:rsidRPr="0051244D" w:rsidRDefault="007371E6" w:rsidP="00064B37">
            <w:pPr>
              <w:jc w:val="center"/>
              <w:rPr>
                <w:lang w:val="vi-VN"/>
              </w:rPr>
            </w:pPr>
            <w:r>
              <w:rPr>
                <w:lang w:val="vi-VN"/>
              </w:rPr>
              <w:sym w:font="Wingdings" w:char="F06C"/>
            </w:r>
          </w:p>
        </w:tc>
        <w:tc>
          <w:tcPr>
            <w:tcW w:w="3097" w:type="dxa"/>
          </w:tcPr>
          <w:p w14:paraId="657D3AF9"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rsidRPr="0051244D" w14:paraId="05AE6887" w14:textId="77777777" w:rsidTr="00064B37">
        <w:tc>
          <w:tcPr>
            <w:tcW w:w="1790" w:type="dxa"/>
          </w:tcPr>
          <w:p w14:paraId="5C1E8E53" w14:textId="77777777" w:rsidR="007371E6" w:rsidRPr="0051244D" w:rsidRDefault="007371E6" w:rsidP="00064B37">
            <w:pPr>
              <w:jc w:val="center"/>
              <w:rPr>
                <w:lang w:val="vi-VN"/>
              </w:rPr>
            </w:pPr>
            <w:r>
              <w:rPr>
                <w:lang w:val="vi-VN"/>
              </w:rPr>
              <w:t>token</w:t>
            </w:r>
          </w:p>
        </w:tc>
        <w:tc>
          <w:tcPr>
            <w:tcW w:w="1887" w:type="dxa"/>
          </w:tcPr>
          <w:p w14:paraId="1B46F978" w14:textId="77777777" w:rsidR="007371E6" w:rsidRPr="0051244D" w:rsidRDefault="007371E6" w:rsidP="00064B37">
            <w:pPr>
              <w:jc w:val="center"/>
              <w:rPr>
                <w:lang w:val="vi-VN"/>
              </w:rPr>
            </w:pPr>
            <w:r w:rsidRPr="00C47F8C">
              <w:rPr>
                <w:lang w:val="vi-VN"/>
              </w:rPr>
              <w:t>VARCHAR(</w:t>
            </w:r>
            <w:r>
              <w:rPr>
                <w:lang w:val="vi-VN"/>
              </w:rPr>
              <w:t>6</w:t>
            </w:r>
            <w:r w:rsidRPr="00C47F8C">
              <w:rPr>
                <w:lang w:val="vi-VN"/>
              </w:rPr>
              <w:t>4)</w:t>
            </w:r>
          </w:p>
        </w:tc>
        <w:tc>
          <w:tcPr>
            <w:tcW w:w="1128" w:type="dxa"/>
          </w:tcPr>
          <w:p w14:paraId="0CDD38FA" w14:textId="77777777" w:rsidR="007371E6" w:rsidRDefault="007371E6" w:rsidP="00064B37">
            <w:pPr>
              <w:jc w:val="center"/>
              <w:rPr>
                <w:lang w:val="vi-VN"/>
              </w:rPr>
            </w:pPr>
            <w:r>
              <w:rPr>
                <w:lang w:val="vi-VN"/>
              </w:rPr>
              <w:sym w:font="Wingdings" w:char="F06C"/>
            </w:r>
          </w:p>
        </w:tc>
        <w:tc>
          <w:tcPr>
            <w:tcW w:w="1157" w:type="dxa"/>
          </w:tcPr>
          <w:p w14:paraId="1DDF9422" w14:textId="77777777" w:rsidR="007371E6" w:rsidRDefault="007371E6" w:rsidP="00064B37">
            <w:pPr>
              <w:jc w:val="center"/>
              <w:rPr>
                <w:lang w:val="vi-VN"/>
              </w:rPr>
            </w:pPr>
          </w:p>
        </w:tc>
        <w:tc>
          <w:tcPr>
            <w:tcW w:w="3097" w:type="dxa"/>
          </w:tcPr>
          <w:p w14:paraId="25429081" w14:textId="77777777" w:rsidR="007371E6" w:rsidRPr="0051244D" w:rsidRDefault="007371E6" w:rsidP="007371E6">
            <w:pPr>
              <w:pStyle w:val="ListParagraph"/>
              <w:numPr>
                <w:ilvl w:val="0"/>
                <w:numId w:val="18"/>
              </w:numPr>
              <w:jc w:val="left"/>
              <w:rPr>
                <w:lang w:val="vi-VN"/>
              </w:rPr>
            </w:pPr>
            <w:r>
              <w:rPr>
                <w:lang w:val="vi-VN"/>
              </w:rPr>
              <w:t>mã token sau khi đã logout</w:t>
            </w:r>
          </w:p>
        </w:tc>
      </w:tr>
    </w:tbl>
    <w:p w14:paraId="749B9310" w14:textId="77777777" w:rsidR="009F45B0" w:rsidRDefault="009F45B0" w:rsidP="009F45B0">
      <w:pPr>
        <w:pStyle w:val="Bng"/>
        <w:rPr>
          <w:lang w:val="vi-VN"/>
        </w:rPr>
      </w:pPr>
    </w:p>
    <w:p w14:paraId="4C40C930" w14:textId="77777777" w:rsidR="009F45B0" w:rsidRDefault="009F45B0" w:rsidP="009F45B0">
      <w:pPr>
        <w:pStyle w:val="Bng"/>
        <w:rPr>
          <w:lang w:val="vi-VN"/>
        </w:rPr>
      </w:pPr>
    </w:p>
    <w:p w14:paraId="14A62C95" w14:textId="77777777" w:rsidR="009F45B0" w:rsidRDefault="009F45B0" w:rsidP="009F45B0">
      <w:pPr>
        <w:pStyle w:val="Bng"/>
        <w:rPr>
          <w:lang w:val="vi-VN"/>
        </w:rPr>
      </w:pPr>
    </w:p>
    <w:p w14:paraId="0EECB759" w14:textId="6C730C27" w:rsidR="007371E6" w:rsidRDefault="007371E6" w:rsidP="009F45B0">
      <w:pPr>
        <w:pStyle w:val="Bng"/>
        <w:rPr>
          <w:lang w:val="vi-VN"/>
        </w:rPr>
      </w:pPr>
      <w:bookmarkStart w:id="100" w:name="_Toc110206930"/>
      <w:r>
        <w:rPr>
          <w:lang w:val="vi-VN"/>
        </w:rPr>
        <w:lastRenderedPageBreak/>
        <w:t>Bảng Station</w:t>
      </w:r>
      <w:bookmarkEnd w:id="100"/>
    </w:p>
    <w:tbl>
      <w:tblPr>
        <w:tblStyle w:val="TableGrid"/>
        <w:tblW w:w="0" w:type="auto"/>
        <w:tblLook w:val="04A0" w:firstRow="1" w:lastRow="0" w:firstColumn="1" w:lastColumn="0" w:noHBand="0" w:noVBand="1"/>
      </w:tblPr>
      <w:tblGrid>
        <w:gridCol w:w="2324"/>
        <w:gridCol w:w="1887"/>
        <w:gridCol w:w="1021"/>
        <w:gridCol w:w="1057"/>
        <w:gridCol w:w="2770"/>
      </w:tblGrid>
      <w:tr w:rsidR="007371E6" w14:paraId="0E3A2CF0" w14:textId="77777777" w:rsidTr="00064B37">
        <w:tc>
          <w:tcPr>
            <w:tcW w:w="1790" w:type="dxa"/>
          </w:tcPr>
          <w:p w14:paraId="2A427C91" w14:textId="77777777" w:rsidR="007371E6" w:rsidRDefault="007371E6" w:rsidP="00064B37">
            <w:pPr>
              <w:jc w:val="center"/>
              <w:rPr>
                <w:b/>
                <w:bCs/>
                <w:lang w:val="vi-VN"/>
              </w:rPr>
            </w:pPr>
            <w:r>
              <w:rPr>
                <w:b/>
                <w:bCs/>
                <w:lang w:val="vi-VN"/>
              </w:rPr>
              <w:t>Tên column</w:t>
            </w:r>
          </w:p>
        </w:tc>
        <w:tc>
          <w:tcPr>
            <w:tcW w:w="1887" w:type="dxa"/>
          </w:tcPr>
          <w:p w14:paraId="53B19919" w14:textId="77777777" w:rsidR="007371E6" w:rsidRDefault="007371E6" w:rsidP="00064B37">
            <w:pPr>
              <w:jc w:val="center"/>
              <w:rPr>
                <w:b/>
                <w:bCs/>
                <w:lang w:val="vi-VN"/>
              </w:rPr>
            </w:pPr>
            <w:r>
              <w:rPr>
                <w:b/>
                <w:bCs/>
                <w:lang w:val="vi-VN"/>
              </w:rPr>
              <w:t>Kiểu dữ liệu</w:t>
            </w:r>
          </w:p>
        </w:tc>
        <w:tc>
          <w:tcPr>
            <w:tcW w:w="1128" w:type="dxa"/>
          </w:tcPr>
          <w:p w14:paraId="5F4B266D" w14:textId="77777777" w:rsidR="007371E6" w:rsidRDefault="007371E6" w:rsidP="00064B37">
            <w:pPr>
              <w:jc w:val="center"/>
              <w:rPr>
                <w:b/>
                <w:bCs/>
                <w:lang w:val="vi-VN"/>
              </w:rPr>
            </w:pPr>
            <w:r>
              <w:rPr>
                <w:b/>
                <w:bCs/>
                <w:lang w:val="vi-VN"/>
              </w:rPr>
              <w:t>Not null</w:t>
            </w:r>
          </w:p>
        </w:tc>
        <w:tc>
          <w:tcPr>
            <w:tcW w:w="1157" w:type="dxa"/>
          </w:tcPr>
          <w:p w14:paraId="610E1556" w14:textId="77777777" w:rsidR="007371E6" w:rsidRDefault="007371E6" w:rsidP="00064B37">
            <w:pPr>
              <w:jc w:val="center"/>
              <w:rPr>
                <w:b/>
                <w:bCs/>
                <w:lang w:val="vi-VN"/>
              </w:rPr>
            </w:pPr>
            <w:r>
              <w:rPr>
                <w:b/>
                <w:bCs/>
                <w:lang w:val="vi-VN"/>
              </w:rPr>
              <w:t>Tự tăng</w:t>
            </w:r>
          </w:p>
        </w:tc>
        <w:tc>
          <w:tcPr>
            <w:tcW w:w="3097" w:type="dxa"/>
          </w:tcPr>
          <w:p w14:paraId="74557A1A" w14:textId="77777777" w:rsidR="007371E6" w:rsidRDefault="007371E6" w:rsidP="00064B37">
            <w:pPr>
              <w:jc w:val="center"/>
              <w:rPr>
                <w:b/>
                <w:bCs/>
                <w:lang w:val="vi-VN"/>
              </w:rPr>
            </w:pPr>
            <w:r>
              <w:rPr>
                <w:b/>
                <w:bCs/>
                <w:lang w:val="vi-VN"/>
              </w:rPr>
              <w:t>Mô tả</w:t>
            </w:r>
          </w:p>
        </w:tc>
      </w:tr>
      <w:tr w:rsidR="007371E6" w:rsidRPr="0051244D" w14:paraId="4D60015E" w14:textId="77777777" w:rsidTr="00064B37">
        <w:tc>
          <w:tcPr>
            <w:tcW w:w="1790" w:type="dxa"/>
          </w:tcPr>
          <w:p w14:paraId="68DA9F78" w14:textId="77777777" w:rsidR="007371E6" w:rsidRPr="0051244D" w:rsidRDefault="007371E6" w:rsidP="00064B37">
            <w:pPr>
              <w:jc w:val="center"/>
              <w:rPr>
                <w:lang w:val="vi-VN"/>
              </w:rPr>
            </w:pPr>
            <w:r w:rsidRPr="0051244D">
              <w:rPr>
                <w:lang w:val="vi-VN"/>
              </w:rPr>
              <w:t>id</w:t>
            </w:r>
          </w:p>
        </w:tc>
        <w:tc>
          <w:tcPr>
            <w:tcW w:w="1887" w:type="dxa"/>
          </w:tcPr>
          <w:p w14:paraId="2624A5D9" w14:textId="77777777" w:rsidR="007371E6" w:rsidRPr="0051244D" w:rsidRDefault="007371E6" w:rsidP="00064B37">
            <w:pPr>
              <w:jc w:val="center"/>
              <w:rPr>
                <w:lang w:val="vi-VN"/>
              </w:rPr>
            </w:pPr>
            <w:r w:rsidRPr="0051244D">
              <w:rPr>
                <w:lang w:val="vi-VN"/>
              </w:rPr>
              <w:t>INT</w:t>
            </w:r>
          </w:p>
        </w:tc>
        <w:tc>
          <w:tcPr>
            <w:tcW w:w="1128" w:type="dxa"/>
          </w:tcPr>
          <w:p w14:paraId="66FB34D8" w14:textId="77777777" w:rsidR="007371E6" w:rsidRPr="0051244D" w:rsidRDefault="007371E6" w:rsidP="00064B37">
            <w:pPr>
              <w:jc w:val="center"/>
              <w:rPr>
                <w:lang w:val="vi-VN"/>
              </w:rPr>
            </w:pPr>
            <w:r>
              <w:rPr>
                <w:lang w:val="vi-VN"/>
              </w:rPr>
              <w:sym w:font="Wingdings" w:char="F06C"/>
            </w:r>
          </w:p>
        </w:tc>
        <w:tc>
          <w:tcPr>
            <w:tcW w:w="1157" w:type="dxa"/>
          </w:tcPr>
          <w:p w14:paraId="4E273974" w14:textId="77777777" w:rsidR="007371E6" w:rsidRPr="0051244D" w:rsidRDefault="007371E6" w:rsidP="00064B37">
            <w:pPr>
              <w:jc w:val="center"/>
              <w:rPr>
                <w:lang w:val="vi-VN"/>
              </w:rPr>
            </w:pPr>
            <w:r>
              <w:rPr>
                <w:lang w:val="vi-VN"/>
              </w:rPr>
              <w:sym w:font="Wingdings" w:char="F06C"/>
            </w:r>
          </w:p>
        </w:tc>
        <w:tc>
          <w:tcPr>
            <w:tcW w:w="3097" w:type="dxa"/>
          </w:tcPr>
          <w:p w14:paraId="51D40210"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rsidRPr="0051244D" w14:paraId="02266978" w14:textId="77777777" w:rsidTr="00064B37">
        <w:tc>
          <w:tcPr>
            <w:tcW w:w="1790" w:type="dxa"/>
          </w:tcPr>
          <w:p w14:paraId="77216004" w14:textId="77777777" w:rsidR="007371E6" w:rsidRPr="0051244D" w:rsidRDefault="007371E6" w:rsidP="00064B37">
            <w:pPr>
              <w:jc w:val="center"/>
              <w:rPr>
                <w:lang w:val="vi-VN"/>
              </w:rPr>
            </w:pPr>
            <w:r>
              <w:rPr>
                <w:lang w:val="vi-VN"/>
              </w:rPr>
              <w:t>name</w:t>
            </w:r>
          </w:p>
        </w:tc>
        <w:tc>
          <w:tcPr>
            <w:tcW w:w="1887" w:type="dxa"/>
          </w:tcPr>
          <w:p w14:paraId="566D76BB" w14:textId="77777777" w:rsidR="007371E6" w:rsidRPr="0051244D" w:rsidRDefault="007371E6" w:rsidP="00064B37">
            <w:pPr>
              <w:jc w:val="center"/>
              <w:rPr>
                <w:lang w:val="vi-VN"/>
              </w:rPr>
            </w:pPr>
            <w:r w:rsidRPr="00C47F8C">
              <w:rPr>
                <w:lang w:val="vi-VN"/>
              </w:rPr>
              <w:t>VARCHAR(45)</w:t>
            </w:r>
          </w:p>
        </w:tc>
        <w:tc>
          <w:tcPr>
            <w:tcW w:w="1128" w:type="dxa"/>
          </w:tcPr>
          <w:p w14:paraId="4070D8BF" w14:textId="77777777" w:rsidR="007371E6" w:rsidRDefault="007371E6" w:rsidP="00064B37">
            <w:pPr>
              <w:jc w:val="center"/>
              <w:rPr>
                <w:lang w:val="vi-VN"/>
              </w:rPr>
            </w:pPr>
            <w:r>
              <w:rPr>
                <w:lang w:val="vi-VN"/>
              </w:rPr>
              <w:sym w:font="Wingdings" w:char="F06C"/>
            </w:r>
          </w:p>
        </w:tc>
        <w:tc>
          <w:tcPr>
            <w:tcW w:w="1157" w:type="dxa"/>
          </w:tcPr>
          <w:p w14:paraId="4437F80B" w14:textId="77777777" w:rsidR="007371E6" w:rsidRDefault="007371E6" w:rsidP="00064B37">
            <w:pPr>
              <w:jc w:val="center"/>
              <w:rPr>
                <w:lang w:val="vi-VN"/>
              </w:rPr>
            </w:pPr>
          </w:p>
        </w:tc>
        <w:tc>
          <w:tcPr>
            <w:tcW w:w="3097" w:type="dxa"/>
          </w:tcPr>
          <w:p w14:paraId="3233A3FA" w14:textId="77777777" w:rsidR="007371E6" w:rsidRPr="0051244D" w:rsidRDefault="007371E6" w:rsidP="007371E6">
            <w:pPr>
              <w:pStyle w:val="ListParagraph"/>
              <w:numPr>
                <w:ilvl w:val="0"/>
                <w:numId w:val="18"/>
              </w:numPr>
              <w:jc w:val="left"/>
              <w:rPr>
                <w:lang w:val="vi-VN"/>
              </w:rPr>
            </w:pPr>
            <w:r>
              <w:rPr>
                <w:lang w:val="vi-VN"/>
              </w:rPr>
              <w:t>tên station</w:t>
            </w:r>
          </w:p>
        </w:tc>
      </w:tr>
      <w:tr w:rsidR="007371E6" w:rsidRPr="0051244D" w14:paraId="097647C2" w14:textId="77777777" w:rsidTr="00064B37">
        <w:tc>
          <w:tcPr>
            <w:tcW w:w="1790" w:type="dxa"/>
          </w:tcPr>
          <w:p w14:paraId="16A8C430" w14:textId="77777777" w:rsidR="007371E6" w:rsidRDefault="007371E6" w:rsidP="00064B37">
            <w:pPr>
              <w:jc w:val="center"/>
              <w:rPr>
                <w:lang w:val="vi-VN"/>
              </w:rPr>
            </w:pPr>
            <w:r w:rsidRPr="00C47F8C">
              <w:rPr>
                <w:lang w:val="vi-VN"/>
              </w:rPr>
              <w:t>slot_quantity</w:t>
            </w:r>
          </w:p>
        </w:tc>
        <w:tc>
          <w:tcPr>
            <w:tcW w:w="1887" w:type="dxa"/>
          </w:tcPr>
          <w:p w14:paraId="637B23A1" w14:textId="77777777" w:rsidR="007371E6" w:rsidRPr="00C47F8C" w:rsidRDefault="007371E6" w:rsidP="00064B37">
            <w:pPr>
              <w:jc w:val="center"/>
              <w:rPr>
                <w:lang w:val="vi-VN"/>
              </w:rPr>
            </w:pPr>
            <w:r w:rsidRPr="00C47F8C">
              <w:rPr>
                <w:lang w:val="vi-VN"/>
              </w:rPr>
              <w:t>INT</w:t>
            </w:r>
          </w:p>
        </w:tc>
        <w:tc>
          <w:tcPr>
            <w:tcW w:w="1128" w:type="dxa"/>
          </w:tcPr>
          <w:p w14:paraId="0612BF31" w14:textId="77777777" w:rsidR="007371E6" w:rsidRDefault="007371E6" w:rsidP="00064B37">
            <w:pPr>
              <w:jc w:val="center"/>
              <w:rPr>
                <w:lang w:val="vi-VN"/>
              </w:rPr>
            </w:pPr>
            <w:r>
              <w:rPr>
                <w:lang w:val="vi-VN"/>
              </w:rPr>
              <w:sym w:font="Wingdings" w:char="F06C"/>
            </w:r>
          </w:p>
        </w:tc>
        <w:tc>
          <w:tcPr>
            <w:tcW w:w="1157" w:type="dxa"/>
          </w:tcPr>
          <w:p w14:paraId="183D7D44" w14:textId="77777777" w:rsidR="007371E6" w:rsidRDefault="007371E6" w:rsidP="00064B37">
            <w:pPr>
              <w:jc w:val="center"/>
              <w:rPr>
                <w:lang w:val="vi-VN"/>
              </w:rPr>
            </w:pPr>
          </w:p>
        </w:tc>
        <w:tc>
          <w:tcPr>
            <w:tcW w:w="3097" w:type="dxa"/>
          </w:tcPr>
          <w:p w14:paraId="09FB519A" w14:textId="77777777" w:rsidR="007371E6" w:rsidRPr="0051244D" w:rsidRDefault="007371E6" w:rsidP="007371E6">
            <w:pPr>
              <w:pStyle w:val="ListParagraph"/>
              <w:numPr>
                <w:ilvl w:val="0"/>
                <w:numId w:val="18"/>
              </w:numPr>
              <w:jc w:val="left"/>
              <w:rPr>
                <w:lang w:val="vi-VN"/>
              </w:rPr>
            </w:pPr>
            <w:r>
              <w:rPr>
                <w:lang w:val="vi-VN"/>
              </w:rPr>
              <w:t>số slot để xe tối đa</w:t>
            </w:r>
          </w:p>
        </w:tc>
      </w:tr>
      <w:tr w:rsidR="007371E6" w:rsidRPr="0051244D" w14:paraId="79FE6E96" w14:textId="77777777" w:rsidTr="00064B37">
        <w:tc>
          <w:tcPr>
            <w:tcW w:w="1790" w:type="dxa"/>
          </w:tcPr>
          <w:p w14:paraId="19AB838B" w14:textId="77777777" w:rsidR="007371E6" w:rsidRPr="00C47F8C" w:rsidRDefault="007371E6" w:rsidP="00064B37">
            <w:pPr>
              <w:jc w:val="center"/>
              <w:rPr>
                <w:lang w:val="vi-VN"/>
              </w:rPr>
            </w:pPr>
            <w:r w:rsidRPr="00C47F8C">
              <w:rPr>
                <w:lang w:val="vi-VN"/>
              </w:rPr>
              <w:t>current_number_car</w:t>
            </w:r>
          </w:p>
        </w:tc>
        <w:tc>
          <w:tcPr>
            <w:tcW w:w="1887" w:type="dxa"/>
          </w:tcPr>
          <w:p w14:paraId="63E22976" w14:textId="77777777" w:rsidR="007371E6" w:rsidRPr="00C47F8C" w:rsidRDefault="007371E6" w:rsidP="00064B37">
            <w:pPr>
              <w:jc w:val="center"/>
              <w:rPr>
                <w:lang w:val="vi-VN"/>
              </w:rPr>
            </w:pPr>
            <w:r w:rsidRPr="00C47F8C">
              <w:rPr>
                <w:lang w:val="vi-VN"/>
              </w:rPr>
              <w:t>INT</w:t>
            </w:r>
          </w:p>
        </w:tc>
        <w:tc>
          <w:tcPr>
            <w:tcW w:w="1128" w:type="dxa"/>
          </w:tcPr>
          <w:p w14:paraId="765D7605" w14:textId="77777777" w:rsidR="007371E6" w:rsidRDefault="007371E6" w:rsidP="00064B37">
            <w:pPr>
              <w:jc w:val="center"/>
              <w:rPr>
                <w:lang w:val="vi-VN"/>
              </w:rPr>
            </w:pPr>
            <w:r>
              <w:rPr>
                <w:lang w:val="vi-VN"/>
              </w:rPr>
              <w:sym w:font="Wingdings" w:char="F06C"/>
            </w:r>
          </w:p>
        </w:tc>
        <w:tc>
          <w:tcPr>
            <w:tcW w:w="1157" w:type="dxa"/>
          </w:tcPr>
          <w:p w14:paraId="7A859C11" w14:textId="77777777" w:rsidR="007371E6" w:rsidRDefault="007371E6" w:rsidP="00064B37">
            <w:pPr>
              <w:jc w:val="center"/>
              <w:rPr>
                <w:lang w:val="vi-VN"/>
              </w:rPr>
            </w:pPr>
          </w:p>
        </w:tc>
        <w:tc>
          <w:tcPr>
            <w:tcW w:w="3097" w:type="dxa"/>
          </w:tcPr>
          <w:p w14:paraId="72C13AEC" w14:textId="77777777" w:rsidR="007371E6" w:rsidRPr="0051244D" w:rsidRDefault="007371E6" w:rsidP="007371E6">
            <w:pPr>
              <w:pStyle w:val="ListParagraph"/>
              <w:numPr>
                <w:ilvl w:val="0"/>
                <w:numId w:val="18"/>
              </w:numPr>
              <w:jc w:val="left"/>
              <w:rPr>
                <w:lang w:val="vi-VN"/>
              </w:rPr>
            </w:pPr>
            <w:r>
              <w:rPr>
                <w:lang w:val="vi-VN"/>
              </w:rPr>
              <w:t>số xe hiện tại trong station</w:t>
            </w:r>
          </w:p>
        </w:tc>
      </w:tr>
      <w:tr w:rsidR="007371E6" w:rsidRPr="0051244D" w14:paraId="5FE08E2D" w14:textId="77777777" w:rsidTr="00064B37">
        <w:tc>
          <w:tcPr>
            <w:tcW w:w="1790" w:type="dxa"/>
          </w:tcPr>
          <w:p w14:paraId="30E55E43" w14:textId="77777777" w:rsidR="007371E6" w:rsidRPr="00C47F8C" w:rsidRDefault="007371E6" w:rsidP="00064B37">
            <w:pPr>
              <w:jc w:val="center"/>
              <w:rPr>
                <w:lang w:val="vi-VN"/>
              </w:rPr>
            </w:pPr>
            <w:r w:rsidRPr="00C47F8C">
              <w:rPr>
                <w:lang w:val="vi-VN"/>
              </w:rPr>
              <w:t>location</w:t>
            </w:r>
          </w:p>
        </w:tc>
        <w:tc>
          <w:tcPr>
            <w:tcW w:w="1887" w:type="dxa"/>
          </w:tcPr>
          <w:p w14:paraId="6A5E0E39" w14:textId="77777777" w:rsidR="007371E6" w:rsidRPr="00C47F8C" w:rsidRDefault="007371E6" w:rsidP="00064B37">
            <w:pPr>
              <w:jc w:val="center"/>
              <w:rPr>
                <w:lang w:val="vi-VN"/>
              </w:rPr>
            </w:pPr>
            <w:r w:rsidRPr="00C47F8C">
              <w:rPr>
                <w:lang w:val="vi-VN"/>
              </w:rPr>
              <w:t>VARCHAR(45)</w:t>
            </w:r>
          </w:p>
        </w:tc>
        <w:tc>
          <w:tcPr>
            <w:tcW w:w="1128" w:type="dxa"/>
          </w:tcPr>
          <w:p w14:paraId="35549166" w14:textId="77777777" w:rsidR="007371E6" w:rsidRDefault="007371E6" w:rsidP="00064B37">
            <w:pPr>
              <w:jc w:val="center"/>
              <w:rPr>
                <w:lang w:val="vi-VN"/>
              </w:rPr>
            </w:pPr>
            <w:r>
              <w:rPr>
                <w:lang w:val="vi-VN"/>
              </w:rPr>
              <w:sym w:font="Wingdings" w:char="F06C"/>
            </w:r>
          </w:p>
        </w:tc>
        <w:tc>
          <w:tcPr>
            <w:tcW w:w="1157" w:type="dxa"/>
          </w:tcPr>
          <w:p w14:paraId="085AD717" w14:textId="77777777" w:rsidR="007371E6" w:rsidRDefault="007371E6" w:rsidP="00064B37">
            <w:pPr>
              <w:jc w:val="center"/>
              <w:rPr>
                <w:lang w:val="vi-VN"/>
              </w:rPr>
            </w:pPr>
          </w:p>
        </w:tc>
        <w:tc>
          <w:tcPr>
            <w:tcW w:w="3097" w:type="dxa"/>
          </w:tcPr>
          <w:p w14:paraId="1FFA4973" w14:textId="77777777" w:rsidR="007371E6" w:rsidRPr="0051244D" w:rsidRDefault="007371E6" w:rsidP="007371E6">
            <w:pPr>
              <w:pStyle w:val="ListParagraph"/>
              <w:numPr>
                <w:ilvl w:val="0"/>
                <w:numId w:val="18"/>
              </w:numPr>
              <w:jc w:val="left"/>
              <w:rPr>
                <w:lang w:val="vi-VN"/>
              </w:rPr>
            </w:pPr>
            <w:r>
              <w:rPr>
                <w:lang w:val="vi-VN"/>
              </w:rPr>
              <w:t>đại chỉ của station</w:t>
            </w:r>
          </w:p>
        </w:tc>
      </w:tr>
      <w:tr w:rsidR="007371E6" w:rsidRPr="0051244D" w14:paraId="7303E808" w14:textId="77777777" w:rsidTr="00064B37">
        <w:tc>
          <w:tcPr>
            <w:tcW w:w="1790" w:type="dxa"/>
          </w:tcPr>
          <w:p w14:paraId="44BB468A" w14:textId="77777777" w:rsidR="007371E6" w:rsidRPr="00C47F8C" w:rsidRDefault="007371E6" w:rsidP="00064B37">
            <w:pPr>
              <w:jc w:val="center"/>
              <w:rPr>
                <w:lang w:val="vi-VN"/>
              </w:rPr>
            </w:pPr>
            <w:r w:rsidRPr="00C47F8C">
              <w:rPr>
                <w:lang w:val="vi-VN"/>
              </w:rPr>
              <w:t>longitude</w:t>
            </w:r>
          </w:p>
        </w:tc>
        <w:tc>
          <w:tcPr>
            <w:tcW w:w="1887" w:type="dxa"/>
          </w:tcPr>
          <w:p w14:paraId="5F8DEF14" w14:textId="77777777" w:rsidR="007371E6" w:rsidRPr="00C47F8C" w:rsidRDefault="007371E6" w:rsidP="00064B37">
            <w:pPr>
              <w:jc w:val="center"/>
              <w:rPr>
                <w:lang w:val="vi-VN"/>
              </w:rPr>
            </w:pPr>
            <w:r w:rsidRPr="00C47F8C">
              <w:rPr>
                <w:lang w:val="vi-VN"/>
              </w:rPr>
              <w:t>DOUBLE</w:t>
            </w:r>
          </w:p>
        </w:tc>
        <w:tc>
          <w:tcPr>
            <w:tcW w:w="1128" w:type="dxa"/>
          </w:tcPr>
          <w:p w14:paraId="6319AF06" w14:textId="77777777" w:rsidR="007371E6" w:rsidRDefault="007371E6" w:rsidP="00064B37">
            <w:pPr>
              <w:jc w:val="center"/>
              <w:rPr>
                <w:lang w:val="vi-VN"/>
              </w:rPr>
            </w:pPr>
            <w:r>
              <w:rPr>
                <w:lang w:val="vi-VN"/>
              </w:rPr>
              <w:sym w:font="Wingdings" w:char="F06C"/>
            </w:r>
          </w:p>
        </w:tc>
        <w:tc>
          <w:tcPr>
            <w:tcW w:w="1157" w:type="dxa"/>
          </w:tcPr>
          <w:p w14:paraId="6B5C746F" w14:textId="77777777" w:rsidR="007371E6" w:rsidRDefault="007371E6" w:rsidP="00064B37">
            <w:pPr>
              <w:jc w:val="center"/>
              <w:rPr>
                <w:lang w:val="vi-VN"/>
              </w:rPr>
            </w:pPr>
          </w:p>
        </w:tc>
        <w:tc>
          <w:tcPr>
            <w:tcW w:w="3097" w:type="dxa"/>
          </w:tcPr>
          <w:p w14:paraId="54EBBECF" w14:textId="77777777" w:rsidR="007371E6" w:rsidRPr="0051244D" w:rsidRDefault="007371E6" w:rsidP="007371E6">
            <w:pPr>
              <w:pStyle w:val="ListParagraph"/>
              <w:numPr>
                <w:ilvl w:val="0"/>
                <w:numId w:val="18"/>
              </w:numPr>
              <w:jc w:val="left"/>
              <w:rPr>
                <w:lang w:val="vi-VN"/>
              </w:rPr>
            </w:pPr>
            <w:r w:rsidRPr="00C47F8C">
              <w:rPr>
                <w:lang w:val="vi-VN"/>
              </w:rPr>
              <w:t>kinh độ</w:t>
            </w:r>
            <w:r>
              <w:rPr>
                <w:lang w:val="vi-VN"/>
              </w:rPr>
              <w:t xml:space="preserve"> của station</w:t>
            </w:r>
          </w:p>
        </w:tc>
      </w:tr>
      <w:tr w:rsidR="007371E6" w:rsidRPr="0051244D" w14:paraId="534A8B57" w14:textId="77777777" w:rsidTr="00064B37">
        <w:tc>
          <w:tcPr>
            <w:tcW w:w="1790" w:type="dxa"/>
          </w:tcPr>
          <w:p w14:paraId="77E97D21" w14:textId="77777777" w:rsidR="007371E6" w:rsidRPr="00C47F8C" w:rsidRDefault="007371E6" w:rsidP="00064B37">
            <w:pPr>
              <w:jc w:val="center"/>
              <w:rPr>
                <w:lang w:val="vi-VN"/>
              </w:rPr>
            </w:pPr>
            <w:r w:rsidRPr="00C47F8C">
              <w:rPr>
                <w:lang w:val="vi-VN"/>
              </w:rPr>
              <w:t>latitude</w:t>
            </w:r>
          </w:p>
        </w:tc>
        <w:tc>
          <w:tcPr>
            <w:tcW w:w="1887" w:type="dxa"/>
          </w:tcPr>
          <w:p w14:paraId="53724F80" w14:textId="77777777" w:rsidR="007371E6" w:rsidRPr="00C47F8C" w:rsidRDefault="007371E6" w:rsidP="00064B37">
            <w:pPr>
              <w:jc w:val="center"/>
              <w:rPr>
                <w:lang w:val="vi-VN"/>
              </w:rPr>
            </w:pPr>
            <w:r w:rsidRPr="00C47F8C">
              <w:rPr>
                <w:lang w:val="vi-VN"/>
              </w:rPr>
              <w:t>DOUBLE</w:t>
            </w:r>
          </w:p>
        </w:tc>
        <w:tc>
          <w:tcPr>
            <w:tcW w:w="1128" w:type="dxa"/>
          </w:tcPr>
          <w:p w14:paraId="6360CCB8" w14:textId="77777777" w:rsidR="007371E6" w:rsidRDefault="007371E6" w:rsidP="00064B37">
            <w:pPr>
              <w:jc w:val="center"/>
              <w:rPr>
                <w:lang w:val="vi-VN"/>
              </w:rPr>
            </w:pPr>
            <w:r>
              <w:rPr>
                <w:lang w:val="vi-VN"/>
              </w:rPr>
              <w:sym w:font="Wingdings" w:char="F06C"/>
            </w:r>
          </w:p>
        </w:tc>
        <w:tc>
          <w:tcPr>
            <w:tcW w:w="1157" w:type="dxa"/>
          </w:tcPr>
          <w:p w14:paraId="139AAC47" w14:textId="77777777" w:rsidR="007371E6" w:rsidRDefault="007371E6" w:rsidP="00064B37">
            <w:pPr>
              <w:jc w:val="center"/>
              <w:rPr>
                <w:lang w:val="vi-VN"/>
              </w:rPr>
            </w:pPr>
          </w:p>
        </w:tc>
        <w:tc>
          <w:tcPr>
            <w:tcW w:w="3097" w:type="dxa"/>
          </w:tcPr>
          <w:p w14:paraId="2FCFD5D1" w14:textId="77777777" w:rsidR="007371E6" w:rsidRPr="0051244D" w:rsidRDefault="007371E6" w:rsidP="007371E6">
            <w:pPr>
              <w:pStyle w:val="ListParagraph"/>
              <w:numPr>
                <w:ilvl w:val="0"/>
                <w:numId w:val="18"/>
              </w:numPr>
              <w:jc w:val="left"/>
              <w:rPr>
                <w:lang w:val="vi-VN"/>
              </w:rPr>
            </w:pPr>
            <w:r>
              <w:rPr>
                <w:lang w:val="vi-VN"/>
              </w:rPr>
              <w:t>vĩ độ của station</w:t>
            </w:r>
          </w:p>
        </w:tc>
      </w:tr>
    </w:tbl>
    <w:p w14:paraId="6CDC018D" w14:textId="77777777" w:rsidR="009F45B0" w:rsidRDefault="009F45B0" w:rsidP="009F45B0">
      <w:pPr>
        <w:pStyle w:val="Bng"/>
        <w:rPr>
          <w:lang w:val="vi-VN"/>
        </w:rPr>
      </w:pPr>
    </w:p>
    <w:p w14:paraId="6DD06F54" w14:textId="4F2F83B1" w:rsidR="007371E6" w:rsidRDefault="007371E6" w:rsidP="009F45B0">
      <w:pPr>
        <w:pStyle w:val="Bng"/>
        <w:rPr>
          <w:lang w:val="vi-VN"/>
        </w:rPr>
      </w:pPr>
      <w:bookmarkStart w:id="101" w:name="_Toc110206931"/>
      <w:r>
        <w:rPr>
          <w:lang w:val="vi-VN"/>
        </w:rPr>
        <w:t>Bảng Bike</w:t>
      </w:r>
      <w:bookmarkEnd w:id="101"/>
    </w:p>
    <w:tbl>
      <w:tblPr>
        <w:tblStyle w:val="TableGrid"/>
        <w:tblW w:w="0" w:type="auto"/>
        <w:tblLook w:val="04A0" w:firstRow="1" w:lastRow="0" w:firstColumn="1" w:lastColumn="0" w:noHBand="0" w:noVBand="1"/>
      </w:tblPr>
      <w:tblGrid>
        <w:gridCol w:w="1790"/>
        <w:gridCol w:w="1887"/>
        <w:gridCol w:w="1128"/>
        <w:gridCol w:w="1157"/>
        <w:gridCol w:w="3097"/>
      </w:tblGrid>
      <w:tr w:rsidR="007371E6" w14:paraId="74E81EA0" w14:textId="77777777" w:rsidTr="00064B37">
        <w:tc>
          <w:tcPr>
            <w:tcW w:w="1790" w:type="dxa"/>
          </w:tcPr>
          <w:p w14:paraId="704BEAD7" w14:textId="77777777" w:rsidR="007371E6" w:rsidRDefault="007371E6" w:rsidP="00064B37">
            <w:pPr>
              <w:jc w:val="center"/>
              <w:rPr>
                <w:b/>
                <w:bCs/>
                <w:lang w:val="vi-VN"/>
              </w:rPr>
            </w:pPr>
            <w:r>
              <w:rPr>
                <w:b/>
                <w:bCs/>
                <w:lang w:val="vi-VN"/>
              </w:rPr>
              <w:t>Tên column</w:t>
            </w:r>
          </w:p>
        </w:tc>
        <w:tc>
          <w:tcPr>
            <w:tcW w:w="1887" w:type="dxa"/>
          </w:tcPr>
          <w:p w14:paraId="2B7D27BA" w14:textId="77777777" w:rsidR="007371E6" w:rsidRDefault="007371E6" w:rsidP="00064B37">
            <w:pPr>
              <w:jc w:val="center"/>
              <w:rPr>
                <w:b/>
                <w:bCs/>
                <w:lang w:val="vi-VN"/>
              </w:rPr>
            </w:pPr>
            <w:r>
              <w:rPr>
                <w:b/>
                <w:bCs/>
                <w:lang w:val="vi-VN"/>
              </w:rPr>
              <w:t>Kiểu dữ liệu</w:t>
            </w:r>
          </w:p>
        </w:tc>
        <w:tc>
          <w:tcPr>
            <w:tcW w:w="1128" w:type="dxa"/>
          </w:tcPr>
          <w:p w14:paraId="7B69DA84" w14:textId="77777777" w:rsidR="007371E6" w:rsidRDefault="007371E6" w:rsidP="00064B37">
            <w:pPr>
              <w:jc w:val="center"/>
              <w:rPr>
                <w:b/>
                <w:bCs/>
                <w:lang w:val="vi-VN"/>
              </w:rPr>
            </w:pPr>
            <w:r>
              <w:rPr>
                <w:b/>
                <w:bCs/>
                <w:lang w:val="vi-VN"/>
              </w:rPr>
              <w:t>Not null</w:t>
            </w:r>
          </w:p>
        </w:tc>
        <w:tc>
          <w:tcPr>
            <w:tcW w:w="1157" w:type="dxa"/>
          </w:tcPr>
          <w:p w14:paraId="26F0F2E4" w14:textId="77777777" w:rsidR="007371E6" w:rsidRDefault="007371E6" w:rsidP="00064B37">
            <w:pPr>
              <w:jc w:val="center"/>
              <w:rPr>
                <w:b/>
                <w:bCs/>
                <w:lang w:val="vi-VN"/>
              </w:rPr>
            </w:pPr>
            <w:r>
              <w:rPr>
                <w:b/>
                <w:bCs/>
                <w:lang w:val="vi-VN"/>
              </w:rPr>
              <w:t>Tự tăng</w:t>
            </w:r>
          </w:p>
        </w:tc>
        <w:tc>
          <w:tcPr>
            <w:tcW w:w="3097" w:type="dxa"/>
          </w:tcPr>
          <w:p w14:paraId="04A2CEE7" w14:textId="77777777" w:rsidR="007371E6" w:rsidRDefault="007371E6" w:rsidP="00064B37">
            <w:pPr>
              <w:jc w:val="center"/>
              <w:rPr>
                <w:b/>
                <w:bCs/>
                <w:lang w:val="vi-VN"/>
              </w:rPr>
            </w:pPr>
            <w:r>
              <w:rPr>
                <w:b/>
                <w:bCs/>
                <w:lang w:val="vi-VN"/>
              </w:rPr>
              <w:t>Mô tả</w:t>
            </w:r>
          </w:p>
        </w:tc>
      </w:tr>
      <w:tr w:rsidR="007371E6" w:rsidRPr="0051244D" w14:paraId="701EF68E" w14:textId="77777777" w:rsidTr="00064B37">
        <w:tc>
          <w:tcPr>
            <w:tcW w:w="1790" w:type="dxa"/>
          </w:tcPr>
          <w:p w14:paraId="07EBCE80" w14:textId="77777777" w:rsidR="007371E6" w:rsidRPr="0051244D" w:rsidRDefault="007371E6" w:rsidP="00064B37">
            <w:pPr>
              <w:jc w:val="center"/>
              <w:rPr>
                <w:lang w:val="vi-VN"/>
              </w:rPr>
            </w:pPr>
            <w:r w:rsidRPr="0051244D">
              <w:rPr>
                <w:lang w:val="vi-VN"/>
              </w:rPr>
              <w:t>id</w:t>
            </w:r>
          </w:p>
        </w:tc>
        <w:tc>
          <w:tcPr>
            <w:tcW w:w="1887" w:type="dxa"/>
          </w:tcPr>
          <w:p w14:paraId="7C5DA70A" w14:textId="77777777" w:rsidR="007371E6" w:rsidRPr="0051244D" w:rsidRDefault="007371E6" w:rsidP="00064B37">
            <w:pPr>
              <w:jc w:val="center"/>
              <w:rPr>
                <w:lang w:val="vi-VN"/>
              </w:rPr>
            </w:pPr>
            <w:r w:rsidRPr="0051244D">
              <w:rPr>
                <w:lang w:val="vi-VN"/>
              </w:rPr>
              <w:t>INT</w:t>
            </w:r>
          </w:p>
        </w:tc>
        <w:tc>
          <w:tcPr>
            <w:tcW w:w="1128" w:type="dxa"/>
          </w:tcPr>
          <w:p w14:paraId="2FDE20B9" w14:textId="77777777" w:rsidR="007371E6" w:rsidRPr="0051244D" w:rsidRDefault="007371E6" w:rsidP="00064B37">
            <w:pPr>
              <w:jc w:val="center"/>
              <w:rPr>
                <w:lang w:val="vi-VN"/>
              </w:rPr>
            </w:pPr>
            <w:r>
              <w:rPr>
                <w:lang w:val="vi-VN"/>
              </w:rPr>
              <w:sym w:font="Wingdings" w:char="F06C"/>
            </w:r>
          </w:p>
        </w:tc>
        <w:tc>
          <w:tcPr>
            <w:tcW w:w="1157" w:type="dxa"/>
          </w:tcPr>
          <w:p w14:paraId="779A16DF" w14:textId="77777777" w:rsidR="007371E6" w:rsidRPr="0051244D" w:rsidRDefault="007371E6" w:rsidP="00064B37">
            <w:pPr>
              <w:jc w:val="center"/>
              <w:rPr>
                <w:lang w:val="vi-VN"/>
              </w:rPr>
            </w:pPr>
            <w:r>
              <w:rPr>
                <w:lang w:val="vi-VN"/>
              </w:rPr>
              <w:sym w:font="Wingdings" w:char="F06C"/>
            </w:r>
          </w:p>
        </w:tc>
        <w:tc>
          <w:tcPr>
            <w:tcW w:w="3097" w:type="dxa"/>
          </w:tcPr>
          <w:p w14:paraId="6D6C55A8"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rsidRPr="0051244D" w14:paraId="01F55315" w14:textId="77777777" w:rsidTr="00064B37">
        <w:tc>
          <w:tcPr>
            <w:tcW w:w="1790" w:type="dxa"/>
          </w:tcPr>
          <w:p w14:paraId="6EE58E68" w14:textId="77777777" w:rsidR="007371E6" w:rsidRPr="0051244D" w:rsidRDefault="007371E6" w:rsidP="00064B37">
            <w:pPr>
              <w:jc w:val="center"/>
              <w:rPr>
                <w:lang w:val="vi-VN"/>
              </w:rPr>
            </w:pPr>
            <w:r>
              <w:rPr>
                <w:lang w:val="vi-VN"/>
              </w:rPr>
              <w:t>station_id</w:t>
            </w:r>
          </w:p>
        </w:tc>
        <w:tc>
          <w:tcPr>
            <w:tcW w:w="1887" w:type="dxa"/>
          </w:tcPr>
          <w:p w14:paraId="7795307A" w14:textId="77777777" w:rsidR="007371E6" w:rsidRPr="0051244D" w:rsidRDefault="007371E6" w:rsidP="00064B37">
            <w:pPr>
              <w:jc w:val="center"/>
              <w:rPr>
                <w:lang w:val="vi-VN"/>
              </w:rPr>
            </w:pPr>
            <w:r w:rsidRPr="00C47F8C">
              <w:rPr>
                <w:lang w:val="vi-VN"/>
              </w:rPr>
              <w:t>INT</w:t>
            </w:r>
          </w:p>
        </w:tc>
        <w:tc>
          <w:tcPr>
            <w:tcW w:w="1128" w:type="dxa"/>
          </w:tcPr>
          <w:p w14:paraId="3171AC89" w14:textId="77777777" w:rsidR="007371E6" w:rsidRDefault="007371E6" w:rsidP="00064B37">
            <w:pPr>
              <w:jc w:val="center"/>
              <w:rPr>
                <w:lang w:val="vi-VN"/>
              </w:rPr>
            </w:pPr>
            <w:r>
              <w:rPr>
                <w:lang w:val="vi-VN"/>
              </w:rPr>
              <w:sym w:font="Wingdings" w:char="F06C"/>
            </w:r>
          </w:p>
        </w:tc>
        <w:tc>
          <w:tcPr>
            <w:tcW w:w="1157" w:type="dxa"/>
          </w:tcPr>
          <w:p w14:paraId="70F4D31E" w14:textId="77777777" w:rsidR="007371E6" w:rsidRDefault="007371E6" w:rsidP="00064B37">
            <w:pPr>
              <w:jc w:val="center"/>
              <w:rPr>
                <w:lang w:val="vi-VN"/>
              </w:rPr>
            </w:pPr>
          </w:p>
        </w:tc>
        <w:tc>
          <w:tcPr>
            <w:tcW w:w="3097" w:type="dxa"/>
          </w:tcPr>
          <w:p w14:paraId="7B540D72" w14:textId="77777777" w:rsidR="007371E6" w:rsidRDefault="007371E6" w:rsidP="007371E6">
            <w:pPr>
              <w:pStyle w:val="ListParagraph"/>
              <w:numPr>
                <w:ilvl w:val="0"/>
                <w:numId w:val="18"/>
              </w:numPr>
              <w:jc w:val="left"/>
              <w:rPr>
                <w:lang w:val="vi-VN"/>
              </w:rPr>
            </w:pPr>
            <w:r>
              <w:rPr>
                <w:lang w:val="vi-VN"/>
              </w:rPr>
              <w:t>mã station</w:t>
            </w:r>
          </w:p>
          <w:p w14:paraId="6294CFD0" w14:textId="77777777" w:rsidR="007371E6" w:rsidRPr="0051244D" w:rsidRDefault="007371E6" w:rsidP="007371E6">
            <w:pPr>
              <w:pStyle w:val="ListParagraph"/>
              <w:numPr>
                <w:ilvl w:val="0"/>
                <w:numId w:val="18"/>
              </w:numPr>
              <w:jc w:val="left"/>
              <w:rPr>
                <w:lang w:val="vi-VN"/>
              </w:rPr>
            </w:pPr>
            <w:r>
              <w:rPr>
                <w:lang w:val="vi-VN"/>
              </w:rPr>
              <w:t>khoá ngoại tham chiếu đến bảng station</w:t>
            </w:r>
          </w:p>
        </w:tc>
      </w:tr>
      <w:tr w:rsidR="007371E6" w:rsidRPr="0051244D" w14:paraId="197B9F8B" w14:textId="77777777" w:rsidTr="00064B37">
        <w:tc>
          <w:tcPr>
            <w:tcW w:w="1790" w:type="dxa"/>
          </w:tcPr>
          <w:p w14:paraId="3B80EB0D" w14:textId="77777777" w:rsidR="007371E6" w:rsidRDefault="007371E6" w:rsidP="00064B37">
            <w:pPr>
              <w:jc w:val="center"/>
              <w:rPr>
                <w:lang w:val="vi-VN"/>
              </w:rPr>
            </w:pPr>
            <w:r>
              <w:rPr>
                <w:lang w:val="vi-VN"/>
              </w:rPr>
              <w:t>frame_number</w:t>
            </w:r>
          </w:p>
        </w:tc>
        <w:tc>
          <w:tcPr>
            <w:tcW w:w="1887" w:type="dxa"/>
          </w:tcPr>
          <w:p w14:paraId="5BC621D2" w14:textId="77777777" w:rsidR="007371E6" w:rsidRPr="00C47F8C" w:rsidRDefault="007371E6" w:rsidP="00064B37">
            <w:pPr>
              <w:jc w:val="center"/>
              <w:rPr>
                <w:lang w:val="vi-VN"/>
              </w:rPr>
            </w:pPr>
            <w:r w:rsidRPr="00C47F8C">
              <w:rPr>
                <w:lang w:val="vi-VN"/>
              </w:rPr>
              <w:t>VARCHAR(45)</w:t>
            </w:r>
          </w:p>
        </w:tc>
        <w:tc>
          <w:tcPr>
            <w:tcW w:w="1128" w:type="dxa"/>
          </w:tcPr>
          <w:p w14:paraId="5B0C6CCC" w14:textId="77777777" w:rsidR="007371E6" w:rsidRDefault="007371E6" w:rsidP="00064B37">
            <w:pPr>
              <w:jc w:val="center"/>
              <w:rPr>
                <w:lang w:val="vi-VN"/>
              </w:rPr>
            </w:pPr>
            <w:r>
              <w:rPr>
                <w:lang w:val="vi-VN"/>
              </w:rPr>
              <w:sym w:font="Wingdings" w:char="F06C"/>
            </w:r>
          </w:p>
        </w:tc>
        <w:tc>
          <w:tcPr>
            <w:tcW w:w="1157" w:type="dxa"/>
          </w:tcPr>
          <w:p w14:paraId="06B6C373" w14:textId="77777777" w:rsidR="007371E6" w:rsidRDefault="007371E6" w:rsidP="00064B37">
            <w:pPr>
              <w:jc w:val="center"/>
              <w:rPr>
                <w:lang w:val="vi-VN"/>
              </w:rPr>
            </w:pPr>
          </w:p>
        </w:tc>
        <w:tc>
          <w:tcPr>
            <w:tcW w:w="3097" w:type="dxa"/>
          </w:tcPr>
          <w:p w14:paraId="2C74D77D" w14:textId="77777777" w:rsidR="007371E6" w:rsidRPr="0051244D" w:rsidRDefault="007371E6" w:rsidP="007371E6">
            <w:pPr>
              <w:pStyle w:val="ListParagraph"/>
              <w:numPr>
                <w:ilvl w:val="0"/>
                <w:numId w:val="18"/>
              </w:numPr>
              <w:jc w:val="left"/>
              <w:rPr>
                <w:lang w:val="vi-VN"/>
              </w:rPr>
            </w:pPr>
            <w:r>
              <w:rPr>
                <w:lang w:val="vi-VN"/>
              </w:rPr>
              <w:t>số khung của xe</w:t>
            </w:r>
          </w:p>
        </w:tc>
      </w:tr>
      <w:tr w:rsidR="007371E6" w:rsidRPr="0051244D" w14:paraId="0247DC0E" w14:textId="77777777" w:rsidTr="00064B37">
        <w:tc>
          <w:tcPr>
            <w:tcW w:w="1790" w:type="dxa"/>
          </w:tcPr>
          <w:p w14:paraId="36A455C3" w14:textId="77777777" w:rsidR="007371E6" w:rsidRDefault="007371E6" w:rsidP="00064B37">
            <w:pPr>
              <w:jc w:val="center"/>
              <w:rPr>
                <w:lang w:val="vi-VN"/>
              </w:rPr>
            </w:pPr>
            <w:r w:rsidRPr="00C47F8C">
              <w:rPr>
                <w:lang w:val="vi-VN"/>
              </w:rPr>
              <w:t>product_year</w:t>
            </w:r>
          </w:p>
        </w:tc>
        <w:tc>
          <w:tcPr>
            <w:tcW w:w="1887" w:type="dxa"/>
          </w:tcPr>
          <w:p w14:paraId="597AF181" w14:textId="77777777" w:rsidR="007371E6" w:rsidRPr="00C47F8C" w:rsidRDefault="007371E6" w:rsidP="00064B37">
            <w:pPr>
              <w:jc w:val="center"/>
              <w:rPr>
                <w:lang w:val="vi-VN"/>
              </w:rPr>
            </w:pPr>
            <w:r w:rsidRPr="00C47F8C">
              <w:rPr>
                <w:lang w:val="vi-VN"/>
              </w:rPr>
              <w:t>VARCHAR(45)</w:t>
            </w:r>
          </w:p>
        </w:tc>
        <w:tc>
          <w:tcPr>
            <w:tcW w:w="1128" w:type="dxa"/>
          </w:tcPr>
          <w:p w14:paraId="5C8FCFA2" w14:textId="77777777" w:rsidR="007371E6" w:rsidRDefault="007371E6" w:rsidP="00064B37">
            <w:pPr>
              <w:jc w:val="center"/>
              <w:rPr>
                <w:lang w:val="vi-VN"/>
              </w:rPr>
            </w:pPr>
          </w:p>
        </w:tc>
        <w:tc>
          <w:tcPr>
            <w:tcW w:w="1157" w:type="dxa"/>
          </w:tcPr>
          <w:p w14:paraId="141D57AA" w14:textId="77777777" w:rsidR="007371E6" w:rsidRDefault="007371E6" w:rsidP="00064B37">
            <w:pPr>
              <w:jc w:val="center"/>
              <w:rPr>
                <w:lang w:val="vi-VN"/>
              </w:rPr>
            </w:pPr>
          </w:p>
        </w:tc>
        <w:tc>
          <w:tcPr>
            <w:tcW w:w="3097" w:type="dxa"/>
          </w:tcPr>
          <w:p w14:paraId="44B8D81E" w14:textId="77777777" w:rsidR="007371E6" w:rsidRDefault="007371E6" w:rsidP="007371E6">
            <w:pPr>
              <w:pStyle w:val="ListParagraph"/>
              <w:numPr>
                <w:ilvl w:val="0"/>
                <w:numId w:val="18"/>
              </w:numPr>
              <w:jc w:val="left"/>
              <w:rPr>
                <w:lang w:val="vi-VN"/>
              </w:rPr>
            </w:pPr>
            <w:r>
              <w:rPr>
                <w:lang w:val="vi-VN"/>
              </w:rPr>
              <w:t>năm sản xuất của xe</w:t>
            </w:r>
          </w:p>
        </w:tc>
      </w:tr>
    </w:tbl>
    <w:p w14:paraId="080FAA1A" w14:textId="77777777" w:rsidR="009F45B0" w:rsidRDefault="009F45B0" w:rsidP="009F45B0">
      <w:pPr>
        <w:pStyle w:val="Bng"/>
        <w:rPr>
          <w:lang w:val="vi-VN"/>
        </w:rPr>
      </w:pPr>
    </w:p>
    <w:p w14:paraId="19D1C0CE" w14:textId="794285B0" w:rsidR="007371E6" w:rsidRDefault="007371E6" w:rsidP="009F45B0">
      <w:pPr>
        <w:pStyle w:val="Bng"/>
        <w:rPr>
          <w:lang w:val="vi-VN"/>
        </w:rPr>
      </w:pPr>
      <w:bookmarkStart w:id="102" w:name="_Toc110206932"/>
      <w:r>
        <w:rPr>
          <w:lang w:val="vi-VN"/>
        </w:rPr>
        <w:t>Bảng Device</w:t>
      </w:r>
      <w:bookmarkEnd w:id="102"/>
    </w:p>
    <w:tbl>
      <w:tblPr>
        <w:tblStyle w:val="TableGrid"/>
        <w:tblW w:w="0" w:type="auto"/>
        <w:tblLook w:val="04A0" w:firstRow="1" w:lastRow="0" w:firstColumn="1" w:lastColumn="0" w:noHBand="0" w:noVBand="1"/>
      </w:tblPr>
      <w:tblGrid>
        <w:gridCol w:w="1790"/>
        <w:gridCol w:w="1887"/>
        <w:gridCol w:w="1128"/>
        <w:gridCol w:w="1157"/>
        <w:gridCol w:w="3097"/>
      </w:tblGrid>
      <w:tr w:rsidR="007371E6" w14:paraId="0FDFE595" w14:textId="77777777" w:rsidTr="00064B37">
        <w:tc>
          <w:tcPr>
            <w:tcW w:w="1790" w:type="dxa"/>
          </w:tcPr>
          <w:p w14:paraId="1EDE6FC3" w14:textId="77777777" w:rsidR="007371E6" w:rsidRDefault="007371E6" w:rsidP="00064B37">
            <w:pPr>
              <w:jc w:val="center"/>
              <w:rPr>
                <w:b/>
                <w:bCs/>
                <w:lang w:val="vi-VN"/>
              </w:rPr>
            </w:pPr>
            <w:r>
              <w:rPr>
                <w:b/>
                <w:bCs/>
                <w:lang w:val="vi-VN"/>
              </w:rPr>
              <w:t>Tên column</w:t>
            </w:r>
          </w:p>
        </w:tc>
        <w:tc>
          <w:tcPr>
            <w:tcW w:w="1887" w:type="dxa"/>
          </w:tcPr>
          <w:p w14:paraId="56725CE9" w14:textId="77777777" w:rsidR="007371E6" w:rsidRDefault="007371E6" w:rsidP="00064B37">
            <w:pPr>
              <w:jc w:val="center"/>
              <w:rPr>
                <w:b/>
                <w:bCs/>
                <w:lang w:val="vi-VN"/>
              </w:rPr>
            </w:pPr>
            <w:r>
              <w:rPr>
                <w:b/>
                <w:bCs/>
                <w:lang w:val="vi-VN"/>
              </w:rPr>
              <w:t>Kiểu dữ liệu</w:t>
            </w:r>
          </w:p>
        </w:tc>
        <w:tc>
          <w:tcPr>
            <w:tcW w:w="1128" w:type="dxa"/>
          </w:tcPr>
          <w:p w14:paraId="7C634503" w14:textId="77777777" w:rsidR="007371E6" w:rsidRDefault="007371E6" w:rsidP="00064B37">
            <w:pPr>
              <w:jc w:val="center"/>
              <w:rPr>
                <w:b/>
                <w:bCs/>
                <w:lang w:val="vi-VN"/>
              </w:rPr>
            </w:pPr>
            <w:r>
              <w:rPr>
                <w:b/>
                <w:bCs/>
                <w:lang w:val="vi-VN"/>
              </w:rPr>
              <w:t>Not null</w:t>
            </w:r>
          </w:p>
        </w:tc>
        <w:tc>
          <w:tcPr>
            <w:tcW w:w="1157" w:type="dxa"/>
          </w:tcPr>
          <w:p w14:paraId="075B734A" w14:textId="77777777" w:rsidR="007371E6" w:rsidRDefault="007371E6" w:rsidP="00064B37">
            <w:pPr>
              <w:jc w:val="center"/>
              <w:rPr>
                <w:b/>
                <w:bCs/>
                <w:lang w:val="vi-VN"/>
              </w:rPr>
            </w:pPr>
            <w:r>
              <w:rPr>
                <w:b/>
                <w:bCs/>
                <w:lang w:val="vi-VN"/>
              </w:rPr>
              <w:t>Tự tăng</w:t>
            </w:r>
          </w:p>
        </w:tc>
        <w:tc>
          <w:tcPr>
            <w:tcW w:w="3097" w:type="dxa"/>
          </w:tcPr>
          <w:p w14:paraId="5A628046" w14:textId="77777777" w:rsidR="007371E6" w:rsidRDefault="007371E6" w:rsidP="00064B37">
            <w:pPr>
              <w:jc w:val="center"/>
              <w:rPr>
                <w:b/>
                <w:bCs/>
                <w:lang w:val="vi-VN"/>
              </w:rPr>
            </w:pPr>
            <w:r>
              <w:rPr>
                <w:b/>
                <w:bCs/>
                <w:lang w:val="vi-VN"/>
              </w:rPr>
              <w:t>Mô tả</w:t>
            </w:r>
          </w:p>
        </w:tc>
      </w:tr>
      <w:tr w:rsidR="007371E6" w:rsidRPr="0051244D" w14:paraId="3EEB7B7C" w14:textId="77777777" w:rsidTr="00064B37">
        <w:tc>
          <w:tcPr>
            <w:tcW w:w="1790" w:type="dxa"/>
          </w:tcPr>
          <w:p w14:paraId="1B774B0A" w14:textId="77777777" w:rsidR="007371E6" w:rsidRPr="0051244D" w:rsidRDefault="007371E6" w:rsidP="00064B37">
            <w:pPr>
              <w:jc w:val="center"/>
              <w:rPr>
                <w:lang w:val="vi-VN"/>
              </w:rPr>
            </w:pPr>
            <w:r w:rsidRPr="0051244D">
              <w:rPr>
                <w:lang w:val="vi-VN"/>
              </w:rPr>
              <w:lastRenderedPageBreak/>
              <w:t>id</w:t>
            </w:r>
          </w:p>
        </w:tc>
        <w:tc>
          <w:tcPr>
            <w:tcW w:w="1887" w:type="dxa"/>
          </w:tcPr>
          <w:p w14:paraId="4A86842A" w14:textId="77777777" w:rsidR="007371E6" w:rsidRPr="0051244D" w:rsidRDefault="007371E6" w:rsidP="00064B37">
            <w:pPr>
              <w:jc w:val="center"/>
              <w:rPr>
                <w:lang w:val="vi-VN"/>
              </w:rPr>
            </w:pPr>
            <w:r w:rsidRPr="0051244D">
              <w:rPr>
                <w:lang w:val="vi-VN"/>
              </w:rPr>
              <w:t>INT</w:t>
            </w:r>
          </w:p>
        </w:tc>
        <w:tc>
          <w:tcPr>
            <w:tcW w:w="1128" w:type="dxa"/>
          </w:tcPr>
          <w:p w14:paraId="25892EAE" w14:textId="77777777" w:rsidR="007371E6" w:rsidRPr="0051244D" w:rsidRDefault="007371E6" w:rsidP="00064B37">
            <w:pPr>
              <w:jc w:val="center"/>
              <w:rPr>
                <w:lang w:val="vi-VN"/>
              </w:rPr>
            </w:pPr>
            <w:r>
              <w:rPr>
                <w:lang w:val="vi-VN"/>
              </w:rPr>
              <w:sym w:font="Wingdings" w:char="F06C"/>
            </w:r>
          </w:p>
        </w:tc>
        <w:tc>
          <w:tcPr>
            <w:tcW w:w="1157" w:type="dxa"/>
          </w:tcPr>
          <w:p w14:paraId="1AD08083" w14:textId="77777777" w:rsidR="007371E6" w:rsidRPr="0051244D" w:rsidRDefault="007371E6" w:rsidP="00064B37">
            <w:pPr>
              <w:jc w:val="center"/>
              <w:rPr>
                <w:lang w:val="vi-VN"/>
              </w:rPr>
            </w:pPr>
            <w:r>
              <w:rPr>
                <w:lang w:val="vi-VN"/>
              </w:rPr>
              <w:sym w:font="Wingdings" w:char="F06C"/>
            </w:r>
          </w:p>
        </w:tc>
        <w:tc>
          <w:tcPr>
            <w:tcW w:w="3097" w:type="dxa"/>
          </w:tcPr>
          <w:p w14:paraId="4BDED703"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rsidRPr="0051244D" w14:paraId="518F2199" w14:textId="77777777" w:rsidTr="00064B37">
        <w:tc>
          <w:tcPr>
            <w:tcW w:w="1790" w:type="dxa"/>
          </w:tcPr>
          <w:p w14:paraId="6AED2560" w14:textId="77777777" w:rsidR="007371E6" w:rsidRPr="0051244D" w:rsidRDefault="007371E6" w:rsidP="00064B37">
            <w:pPr>
              <w:jc w:val="center"/>
              <w:rPr>
                <w:lang w:val="vi-VN"/>
              </w:rPr>
            </w:pPr>
            <w:r w:rsidRPr="00C47F8C">
              <w:rPr>
                <w:lang w:val="vi-VN"/>
              </w:rPr>
              <w:t>bike_id</w:t>
            </w:r>
          </w:p>
        </w:tc>
        <w:tc>
          <w:tcPr>
            <w:tcW w:w="1887" w:type="dxa"/>
          </w:tcPr>
          <w:p w14:paraId="26BFD235" w14:textId="77777777" w:rsidR="007371E6" w:rsidRPr="0051244D" w:rsidRDefault="007371E6" w:rsidP="00064B37">
            <w:pPr>
              <w:jc w:val="center"/>
              <w:rPr>
                <w:lang w:val="vi-VN"/>
              </w:rPr>
            </w:pPr>
            <w:r w:rsidRPr="00C47F8C">
              <w:rPr>
                <w:lang w:val="vi-VN"/>
              </w:rPr>
              <w:t>INT</w:t>
            </w:r>
          </w:p>
        </w:tc>
        <w:tc>
          <w:tcPr>
            <w:tcW w:w="1128" w:type="dxa"/>
          </w:tcPr>
          <w:p w14:paraId="27EFF852" w14:textId="77777777" w:rsidR="007371E6" w:rsidRDefault="007371E6" w:rsidP="00064B37">
            <w:pPr>
              <w:jc w:val="center"/>
              <w:rPr>
                <w:lang w:val="vi-VN"/>
              </w:rPr>
            </w:pPr>
            <w:r>
              <w:rPr>
                <w:lang w:val="vi-VN"/>
              </w:rPr>
              <w:sym w:font="Wingdings" w:char="F06C"/>
            </w:r>
          </w:p>
        </w:tc>
        <w:tc>
          <w:tcPr>
            <w:tcW w:w="1157" w:type="dxa"/>
          </w:tcPr>
          <w:p w14:paraId="3C163D0D" w14:textId="77777777" w:rsidR="007371E6" w:rsidRDefault="007371E6" w:rsidP="00064B37">
            <w:pPr>
              <w:jc w:val="center"/>
              <w:rPr>
                <w:lang w:val="vi-VN"/>
              </w:rPr>
            </w:pPr>
          </w:p>
        </w:tc>
        <w:tc>
          <w:tcPr>
            <w:tcW w:w="3097" w:type="dxa"/>
          </w:tcPr>
          <w:p w14:paraId="3C30FEB4" w14:textId="77777777" w:rsidR="007371E6" w:rsidRDefault="007371E6" w:rsidP="007371E6">
            <w:pPr>
              <w:pStyle w:val="ListParagraph"/>
              <w:numPr>
                <w:ilvl w:val="0"/>
                <w:numId w:val="18"/>
              </w:numPr>
              <w:jc w:val="left"/>
              <w:rPr>
                <w:lang w:val="vi-VN"/>
              </w:rPr>
            </w:pPr>
            <w:r>
              <w:rPr>
                <w:lang w:val="vi-VN"/>
              </w:rPr>
              <w:t>mã bike</w:t>
            </w:r>
          </w:p>
          <w:p w14:paraId="3EA81735" w14:textId="77777777" w:rsidR="007371E6" w:rsidRPr="0051244D" w:rsidRDefault="007371E6" w:rsidP="007371E6">
            <w:pPr>
              <w:pStyle w:val="ListParagraph"/>
              <w:numPr>
                <w:ilvl w:val="0"/>
                <w:numId w:val="18"/>
              </w:numPr>
              <w:jc w:val="left"/>
              <w:rPr>
                <w:lang w:val="vi-VN"/>
              </w:rPr>
            </w:pPr>
            <w:r>
              <w:rPr>
                <w:lang w:val="vi-VN"/>
              </w:rPr>
              <w:t>khoá ngoại tham chiếu đến bảng bike</w:t>
            </w:r>
          </w:p>
        </w:tc>
      </w:tr>
      <w:tr w:rsidR="007371E6" w:rsidRPr="0051244D" w14:paraId="0A640583" w14:textId="77777777" w:rsidTr="00064B37">
        <w:tc>
          <w:tcPr>
            <w:tcW w:w="1790" w:type="dxa"/>
          </w:tcPr>
          <w:p w14:paraId="7B08C026" w14:textId="77777777" w:rsidR="007371E6" w:rsidRDefault="007371E6" w:rsidP="00064B37">
            <w:pPr>
              <w:jc w:val="center"/>
              <w:rPr>
                <w:lang w:val="vi-VN"/>
              </w:rPr>
            </w:pPr>
            <w:r w:rsidRPr="00C47F8C">
              <w:rPr>
                <w:lang w:val="vi-VN"/>
              </w:rPr>
              <w:t>status_lock</w:t>
            </w:r>
          </w:p>
        </w:tc>
        <w:tc>
          <w:tcPr>
            <w:tcW w:w="1887" w:type="dxa"/>
          </w:tcPr>
          <w:p w14:paraId="19C05C48" w14:textId="77777777" w:rsidR="007371E6" w:rsidRPr="00C47F8C" w:rsidRDefault="007371E6" w:rsidP="00064B37">
            <w:pPr>
              <w:jc w:val="center"/>
              <w:rPr>
                <w:lang w:val="vi-VN"/>
              </w:rPr>
            </w:pPr>
            <w:r w:rsidRPr="00C47F8C">
              <w:rPr>
                <w:lang w:val="vi-VN"/>
              </w:rPr>
              <w:t>BIT(1)</w:t>
            </w:r>
          </w:p>
        </w:tc>
        <w:tc>
          <w:tcPr>
            <w:tcW w:w="1128" w:type="dxa"/>
          </w:tcPr>
          <w:p w14:paraId="03A0EDFB" w14:textId="77777777" w:rsidR="007371E6" w:rsidRDefault="007371E6" w:rsidP="00064B37">
            <w:pPr>
              <w:jc w:val="center"/>
              <w:rPr>
                <w:lang w:val="vi-VN"/>
              </w:rPr>
            </w:pPr>
            <w:r>
              <w:rPr>
                <w:lang w:val="vi-VN"/>
              </w:rPr>
              <w:sym w:font="Wingdings" w:char="F06C"/>
            </w:r>
          </w:p>
        </w:tc>
        <w:tc>
          <w:tcPr>
            <w:tcW w:w="1157" w:type="dxa"/>
          </w:tcPr>
          <w:p w14:paraId="4FD67606" w14:textId="77777777" w:rsidR="007371E6" w:rsidRDefault="007371E6" w:rsidP="00064B37">
            <w:pPr>
              <w:jc w:val="center"/>
              <w:rPr>
                <w:lang w:val="vi-VN"/>
              </w:rPr>
            </w:pPr>
          </w:p>
        </w:tc>
        <w:tc>
          <w:tcPr>
            <w:tcW w:w="3097" w:type="dxa"/>
          </w:tcPr>
          <w:p w14:paraId="717A94BA" w14:textId="77777777" w:rsidR="007371E6" w:rsidRDefault="007371E6" w:rsidP="007371E6">
            <w:pPr>
              <w:pStyle w:val="ListParagraph"/>
              <w:numPr>
                <w:ilvl w:val="0"/>
                <w:numId w:val="18"/>
              </w:numPr>
              <w:jc w:val="left"/>
              <w:rPr>
                <w:lang w:val="vi-VN"/>
              </w:rPr>
            </w:pPr>
            <w:r>
              <w:rPr>
                <w:lang w:val="vi-VN"/>
              </w:rPr>
              <w:t>trạng thái khoá</w:t>
            </w:r>
          </w:p>
          <w:p w14:paraId="06A88787" w14:textId="77777777" w:rsidR="007371E6" w:rsidRPr="0051244D" w:rsidRDefault="007371E6" w:rsidP="007371E6">
            <w:pPr>
              <w:pStyle w:val="ListParagraph"/>
              <w:numPr>
                <w:ilvl w:val="0"/>
                <w:numId w:val="18"/>
              </w:numPr>
              <w:jc w:val="left"/>
              <w:rPr>
                <w:lang w:val="vi-VN"/>
              </w:rPr>
            </w:pPr>
            <w:r>
              <w:rPr>
                <w:lang w:val="vi-VN"/>
              </w:rPr>
              <w:t>0 là đang khoá, 1 là đang mở khoá</w:t>
            </w:r>
          </w:p>
        </w:tc>
      </w:tr>
      <w:tr w:rsidR="007371E6" w:rsidRPr="0051244D" w14:paraId="75638EF2" w14:textId="77777777" w:rsidTr="00064B37">
        <w:tc>
          <w:tcPr>
            <w:tcW w:w="1790" w:type="dxa"/>
          </w:tcPr>
          <w:p w14:paraId="3A34204C" w14:textId="77777777" w:rsidR="007371E6" w:rsidRDefault="007371E6" w:rsidP="00064B37">
            <w:pPr>
              <w:jc w:val="center"/>
              <w:rPr>
                <w:lang w:val="vi-VN"/>
              </w:rPr>
            </w:pPr>
            <w:r w:rsidRPr="00C47F8C">
              <w:rPr>
                <w:lang w:val="vi-VN"/>
              </w:rPr>
              <w:t>longitude</w:t>
            </w:r>
          </w:p>
        </w:tc>
        <w:tc>
          <w:tcPr>
            <w:tcW w:w="1887" w:type="dxa"/>
          </w:tcPr>
          <w:p w14:paraId="7CC7D5CD" w14:textId="77777777" w:rsidR="007371E6" w:rsidRPr="00C47F8C" w:rsidRDefault="007371E6" w:rsidP="00064B37">
            <w:pPr>
              <w:jc w:val="center"/>
              <w:rPr>
                <w:lang w:val="vi-VN"/>
              </w:rPr>
            </w:pPr>
            <w:r w:rsidRPr="00C47F8C">
              <w:rPr>
                <w:lang w:val="vi-VN"/>
              </w:rPr>
              <w:t>DOUBLE</w:t>
            </w:r>
          </w:p>
        </w:tc>
        <w:tc>
          <w:tcPr>
            <w:tcW w:w="1128" w:type="dxa"/>
          </w:tcPr>
          <w:p w14:paraId="196223A5" w14:textId="77777777" w:rsidR="007371E6" w:rsidRDefault="007371E6" w:rsidP="00064B37">
            <w:pPr>
              <w:jc w:val="center"/>
              <w:rPr>
                <w:lang w:val="vi-VN"/>
              </w:rPr>
            </w:pPr>
          </w:p>
        </w:tc>
        <w:tc>
          <w:tcPr>
            <w:tcW w:w="1157" w:type="dxa"/>
          </w:tcPr>
          <w:p w14:paraId="64FE2251" w14:textId="77777777" w:rsidR="007371E6" w:rsidRDefault="007371E6" w:rsidP="00064B37">
            <w:pPr>
              <w:jc w:val="center"/>
              <w:rPr>
                <w:lang w:val="vi-VN"/>
              </w:rPr>
            </w:pPr>
          </w:p>
        </w:tc>
        <w:tc>
          <w:tcPr>
            <w:tcW w:w="3097" w:type="dxa"/>
          </w:tcPr>
          <w:p w14:paraId="0477722B" w14:textId="77777777" w:rsidR="007371E6" w:rsidRDefault="007371E6" w:rsidP="007371E6">
            <w:pPr>
              <w:pStyle w:val="ListParagraph"/>
              <w:numPr>
                <w:ilvl w:val="0"/>
                <w:numId w:val="18"/>
              </w:numPr>
              <w:jc w:val="left"/>
              <w:rPr>
                <w:lang w:val="vi-VN"/>
              </w:rPr>
            </w:pPr>
            <w:r w:rsidRPr="00C47F8C">
              <w:rPr>
                <w:lang w:val="vi-VN"/>
              </w:rPr>
              <w:t>kinh độ</w:t>
            </w:r>
            <w:r>
              <w:rPr>
                <w:lang w:val="vi-VN"/>
              </w:rPr>
              <w:t xml:space="preserve"> của bike</w:t>
            </w:r>
          </w:p>
        </w:tc>
      </w:tr>
      <w:tr w:rsidR="007371E6" w:rsidRPr="0051244D" w14:paraId="54A6B13F" w14:textId="77777777" w:rsidTr="00064B37">
        <w:tc>
          <w:tcPr>
            <w:tcW w:w="1790" w:type="dxa"/>
          </w:tcPr>
          <w:p w14:paraId="076FC404" w14:textId="77777777" w:rsidR="007371E6" w:rsidRPr="00C47F8C" w:rsidRDefault="007371E6" w:rsidP="00064B37">
            <w:pPr>
              <w:jc w:val="center"/>
              <w:rPr>
                <w:lang w:val="vi-VN"/>
              </w:rPr>
            </w:pPr>
            <w:r w:rsidRPr="00C47F8C">
              <w:rPr>
                <w:lang w:val="vi-VN"/>
              </w:rPr>
              <w:t>latitude</w:t>
            </w:r>
          </w:p>
        </w:tc>
        <w:tc>
          <w:tcPr>
            <w:tcW w:w="1887" w:type="dxa"/>
          </w:tcPr>
          <w:p w14:paraId="65BF88B8" w14:textId="77777777" w:rsidR="007371E6" w:rsidRPr="00C47F8C" w:rsidRDefault="007371E6" w:rsidP="00064B37">
            <w:pPr>
              <w:jc w:val="center"/>
              <w:rPr>
                <w:lang w:val="vi-VN"/>
              </w:rPr>
            </w:pPr>
            <w:r w:rsidRPr="00C47F8C">
              <w:rPr>
                <w:lang w:val="vi-VN"/>
              </w:rPr>
              <w:t>DOUBLE</w:t>
            </w:r>
          </w:p>
        </w:tc>
        <w:tc>
          <w:tcPr>
            <w:tcW w:w="1128" w:type="dxa"/>
          </w:tcPr>
          <w:p w14:paraId="7FECEEAE" w14:textId="77777777" w:rsidR="007371E6" w:rsidRDefault="007371E6" w:rsidP="00064B37">
            <w:pPr>
              <w:jc w:val="center"/>
              <w:rPr>
                <w:lang w:val="vi-VN"/>
              </w:rPr>
            </w:pPr>
          </w:p>
        </w:tc>
        <w:tc>
          <w:tcPr>
            <w:tcW w:w="1157" w:type="dxa"/>
          </w:tcPr>
          <w:p w14:paraId="3F8D825F" w14:textId="77777777" w:rsidR="007371E6" w:rsidRDefault="007371E6" w:rsidP="00064B37">
            <w:pPr>
              <w:jc w:val="center"/>
              <w:rPr>
                <w:lang w:val="vi-VN"/>
              </w:rPr>
            </w:pPr>
          </w:p>
        </w:tc>
        <w:tc>
          <w:tcPr>
            <w:tcW w:w="3097" w:type="dxa"/>
          </w:tcPr>
          <w:p w14:paraId="32CF456A" w14:textId="77777777" w:rsidR="007371E6" w:rsidRDefault="007371E6" w:rsidP="007371E6">
            <w:pPr>
              <w:pStyle w:val="ListParagraph"/>
              <w:numPr>
                <w:ilvl w:val="0"/>
                <w:numId w:val="18"/>
              </w:numPr>
              <w:jc w:val="left"/>
              <w:rPr>
                <w:lang w:val="vi-VN"/>
              </w:rPr>
            </w:pPr>
            <w:r>
              <w:rPr>
                <w:lang w:val="vi-VN"/>
              </w:rPr>
              <w:t>vĩ độ của bike</w:t>
            </w:r>
          </w:p>
        </w:tc>
      </w:tr>
      <w:tr w:rsidR="007371E6" w:rsidRPr="0051244D" w14:paraId="46CCEC04" w14:textId="77777777" w:rsidTr="00064B37">
        <w:tc>
          <w:tcPr>
            <w:tcW w:w="1790" w:type="dxa"/>
          </w:tcPr>
          <w:p w14:paraId="19EAB181" w14:textId="77777777" w:rsidR="007371E6" w:rsidRPr="00C47F8C" w:rsidRDefault="007371E6" w:rsidP="00064B37">
            <w:pPr>
              <w:jc w:val="center"/>
              <w:rPr>
                <w:lang w:val="vi-VN"/>
              </w:rPr>
            </w:pPr>
            <w:r w:rsidRPr="00C47F8C">
              <w:rPr>
                <w:lang w:val="vi-VN"/>
              </w:rPr>
              <w:t>battery</w:t>
            </w:r>
          </w:p>
        </w:tc>
        <w:tc>
          <w:tcPr>
            <w:tcW w:w="1887" w:type="dxa"/>
          </w:tcPr>
          <w:p w14:paraId="5BA85FC1" w14:textId="77777777" w:rsidR="007371E6" w:rsidRPr="00C47F8C" w:rsidRDefault="007371E6" w:rsidP="00064B37">
            <w:pPr>
              <w:jc w:val="center"/>
              <w:rPr>
                <w:lang w:val="vi-VN"/>
              </w:rPr>
            </w:pPr>
            <w:r w:rsidRPr="00C47F8C">
              <w:rPr>
                <w:lang w:val="vi-VN"/>
              </w:rPr>
              <w:t>INT</w:t>
            </w:r>
          </w:p>
        </w:tc>
        <w:tc>
          <w:tcPr>
            <w:tcW w:w="1128" w:type="dxa"/>
          </w:tcPr>
          <w:p w14:paraId="656E4A4D" w14:textId="77777777" w:rsidR="007371E6" w:rsidRDefault="007371E6" w:rsidP="00064B37">
            <w:pPr>
              <w:jc w:val="center"/>
              <w:rPr>
                <w:lang w:val="vi-VN"/>
              </w:rPr>
            </w:pPr>
          </w:p>
        </w:tc>
        <w:tc>
          <w:tcPr>
            <w:tcW w:w="1157" w:type="dxa"/>
          </w:tcPr>
          <w:p w14:paraId="532547FC" w14:textId="77777777" w:rsidR="007371E6" w:rsidRDefault="007371E6" w:rsidP="00064B37">
            <w:pPr>
              <w:jc w:val="center"/>
              <w:rPr>
                <w:lang w:val="vi-VN"/>
              </w:rPr>
            </w:pPr>
          </w:p>
        </w:tc>
        <w:tc>
          <w:tcPr>
            <w:tcW w:w="3097" w:type="dxa"/>
          </w:tcPr>
          <w:p w14:paraId="58476A7C" w14:textId="77777777" w:rsidR="007371E6" w:rsidRDefault="007371E6" w:rsidP="007371E6">
            <w:pPr>
              <w:pStyle w:val="ListParagraph"/>
              <w:numPr>
                <w:ilvl w:val="0"/>
                <w:numId w:val="18"/>
              </w:numPr>
              <w:jc w:val="left"/>
              <w:rPr>
                <w:lang w:val="vi-VN"/>
              </w:rPr>
            </w:pPr>
            <w:r>
              <w:rPr>
                <w:lang w:val="vi-VN"/>
              </w:rPr>
              <w:t>phần trăm pin còn lại của device</w:t>
            </w:r>
          </w:p>
        </w:tc>
      </w:tr>
    </w:tbl>
    <w:p w14:paraId="2929BA89" w14:textId="77777777" w:rsidR="009F45B0" w:rsidRDefault="009F45B0" w:rsidP="009F45B0">
      <w:pPr>
        <w:pStyle w:val="Bng"/>
        <w:rPr>
          <w:lang w:val="vi-VN"/>
        </w:rPr>
      </w:pPr>
    </w:p>
    <w:p w14:paraId="3E872E8B" w14:textId="2ABCD450" w:rsidR="007371E6" w:rsidRDefault="007371E6" w:rsidP="009F45B0">
      <w:pPr>
        <w:pStyle w:val="Bng"/>
        <w:rPr>
          <w:lang w:val="vi-VN"/>
        </w:rPr>
      </w:pPr>
      <w:bookmarkStart w:id="103" w:name="_Toc110206933"/>
      <w:r>
        <w:rPr>
          <w:lang w:val="vi-VN"/>
        </w:rPr>
        <w:t>Bảng Contract Bike</w:t>
      </w:r>
      <w:bookmarkEnd w:id="103"/>
    </w:p>
    <w:tbl>
      <w:tblPr>
        <w:tblStyle w:val="TableGrid"/>
        <w:tblW w:w="0" w:type="auto"/>
        <w:tblLook w:val="04A0" w:firstRow="1" w:lastRow="0" w:firstColumn="1" w:lastColumn="0" w:noHBand="0" w:noVBand="1"/>
      </w:tblPr>
      <w:tblGrid>
        <w:gridCol w:w="2022"/>
        <w:gridCol w:w="1887"/>
        <w:gridCol w:w="1080"/>
        <w:gridCol w:w="1111"/>
        <w:gridCol w:w="2959"/>
      </w:tblGrid>
      <w:tr w:rsidR="007371E6" w14:paraId="249B1507" w14:textId="77777777" w:rsidTr="00064B37">
        <w:tc>
          <w:tcPr>
            <w:tcW w:w="2022" w:type="dxa"/>
          </w:tcPr>
          <w:p w14:paraId="63116336" w14:textId="77777777" w:rsidR="007371E6" w:rsidRDefault="007371E6" w:rsidP="00064B37">
            <w:pPr>
              <w:jc w:val="center"/>
              <w:rPr>
                <w:b/>
                <w:bCs/>
                <w:lang w:val="vi-VN"/>
              </w:rPr>
            </w:pPr>
            <w:r>
              <w:rPr>
                <w:b/>
                <w:bCs/>
                <w:lang w:val="vi-VN"/>
              </w:rPr>
              <w:t>Tên column</w:t>
            </w:r>
          </w:p>
        </w:tc>
        <w:tc>
          <w:tcPr>
            <w:tcW w:w="1887" w:type="dxa"/>
          </w:tcPr>
          <w:p w14:paraId="2D17EADB" w14:textId="77777777" w:rsidR="007371E6" w:rsidRDefault="007371E6" w:rsidP="00064B37">
            <w:pPr>
              <w:jc w:val="center"/>
              <w:rPr>
                <w:b/>
                <w:bCs/>
                <w:lang w:val="vi-VN"/>
              </w:rPr>
            </w:pPr>
            <w:r>
              <w:rPr>
                <w:b/>
                <w:bCs/>
                <w:lang w:val="vi-VN"/>
              </w:rPr>
              <w:t>Kiểu dữ liệu</w:t>
            </w:r>
          </w:p>
        </w:tc>
        <w:tc>
          <w:tcPr>
            <w:tcW w:w="1080" w:type="dxa"/>
          </w:tcPr>
          <w:p w14:paraId="09999E0A" w14:textId="77777777" w:rsidR="007371E6" w:rsidRDefault="007371E6" w:rsidP="00064B37">
            <w:pPr>
              <w:jc w:val="center"/>
              <w:rPr>
                <w:b/>
                <w:bCs/>
                <w:lang w:val="vi-VN"/>
              </w:rPr>
            </w:pPr>
            <w:r>
              <w:rPr>
                <w:b/>
                <w:bCs/>
                <w:lang w:val="vi-VN"/>
              </w:rPr>
              <w:t>Not null</w:t>
            </w:r>
          </w:p>
        </w:tc>
        <w:tc>
          <w:tcPr>
            <w:tcW w:w="1111" w:type="dxa"/>
          </w:tcPr>
          <w:p w14:paraId="6550AE3D" w14:textId="77777777" w:rsidR="007371E6" w:rsidRDefault="007371E6" w:rsidP="00064B37">
            <w:pPr>
              <w:jc w:val="center"/>
              <w:rPr>
                <w:b/>
                <w:bCs/>
                <w:lang w:val="vi-VN"/>
              </w:rPr>
            </w:pPr>
            <w:r>
              <w:rPr>
                <w:b/>
                <w:bCs/>
                <w:lang w:val="vi-VN"/>
              </w:rPr>
              <w:t>Tự tăng</w:t>
            </w:r>
          </w:p>
        </w:tc>
        <w:tc>
          <w:tcPr>
            <w:tcW w:w="2959" w:type="dxa"/>
          </w:tcPr>
          <w:p w14:paraId="6339345F" w14:textId="77777777" w:rsidR="007371E6" w:rsidRDefault="007371E6" w:rsidP="00064B37">
            <w:pPr>
              <w:jc w:val="center"/>
              <w:rPr>
                <w:b/>
                <w:bCs/>
                <w:lang w:val="vi-VN"/>
              </w:rPr>
            </w:pPr>
            <w:r>
              <w:rPr>
                <w:b/>
                <w:bCs/>
                <w:lang w:val="vi-VN"/>
              </w:rPr>
              <w:t>Mô tả</w:t>
            </w:r>
          </w:p>
        </w:tc>
      </w:tr>
      <w:tr w:rsidR="007371E6" w:rsidRPr="0051244D" w14:paraId="1F48224D" w14:textId="77777777" w:rsidTr="00064B37">
        <w:tc>
          <w:tcPr>
            <w:tcW w:w="2022" w:type="dxa"/>
          </w:tcPr>
          <w:p w14:paraId="6C827253" w14:textId="77777777" w:rsidR="007371E6" w:rsidRPr="0051244D" w:rsidRDefault="007371E6" w:rsidP="00064B37">
            <w:pPr>
              <w:jc w:val="center"/>
              <w:rPr>
                <w:lang w:val="vi-VN"/>
              </w:rPr>
            </w:pPr>
            <w:r w:rsidRPr="0051244D">
              <w:rPr>
                <w:lang w:val="vi-VN"/>
              </w:rPr>
              <w:t>id</w:t>
            </w:r>
          </w:p>
        </w:tc>
        <w:tc>
          <w:tcPr>
            <w:tcW w:w="1887" w:type="dxa"/>
          </w:tcPr>
          <w:p w14:paraId="6368D09D" w14:textId="77777777" w:rsidR="007371E6" w:rsidRPr="0051244D" w:rsidRDefault="007371E6" w:rsidP="00064B37">
            <w:pPr>
              <w:jc w:val="center"/>
              <w:rPr>
                <w:lang w:val="vi-VN"/>
              </w:rPr>
            </w:pPr>
            <w:r w:rsidRPr="0051244D">
              <w:rPr>
                <w:lang w:val="vi-VN"/>
              </w:rPr>
              <w:t>INT</w:t>
            </w:r>
          </w:p>
        </w:tc>
        <w:tc>
          <w:tcPr>
            <w:tcW w:w="1080" w:type="dxa"/>
          </w:tcPr>
          <w:p w14:paraId="4717F79E" w14:textId="77777777" w:rsidR="007371E6" w:rsidRPr="0051244D" w:rsidRDefault="007371E6" w:rsidP="00064B37">
            <w:pPr>
              <w:jc w:val="center"/>
              <w:rPr>
                <w:lang w:val="vi-VN"/>
              </w:rPr>
            </w:pPr>
            <w:r>
              <w:rPr>
                <w:lang w:val="vi-VN"/>
              </w:rPr>
              <w:sym w:font="Wingdings" w:char="F06C"/>
            </w:r>
          </w:p>
        </w:tc>
        <w:tc>
          <w:tcPr>
            <w:tcW w:w="1111" w:type="dxa"/>
          </w:tcPr>
          <w:p w14:paraId="7D834767" w14:textId="77777777" w:rsidR="007371E6" w:rsidRPr="0051244D" w:rsidRDefault="007371E6" w:rsidP="00064B37">
            <w:pPr>
              <w:jc w:val="center"/>
              <w:rPr>
                <w:lang w:val="vi-VN"/>
              </w:rPr>
            </w:pPr>
            <w:r>
              <w:rPr>
                <w:lang w:val="vi-VN"/>
              </w:rPr>
              <w:sym w:font="Wingdings" w:char="F06C"/>
            </w:r>
          </w:p>
        </w:tc>
        <w:tc>
          <w:tcPr>
            <w:tcW w:w="2959" w:type="dxa"/>
          </w:tcPr>
          <w:p w14:paraId="305746E9"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rsidRPr="0051244D" w14:paraId="657D1813" w14:textId="77777777" w:rsidTr="00064B37">
        <w:tc>
          <w:tcPr>
            <w:tcW w:w="2022" w:type="dxa"/>
          </w:tcPr>
          <w:p w14:paraId="2D58ACA8" w14:textId="77777777" w:rsidR="007371E6" w:rsidRPr="0051244D" w:rsidRDefault="007371E6" w:rsidP="00064B37">
            <w:pPr>
              <w:jc w:val="center"/>
              <w:rPr>
                <w:lang w:val="vi-VN"/>
              </w:rPr>
            </w:pPr>
            <w:r w:rsidRPr="00C47F8C">
              <w:rPr>
                <w:lang w:val="vi-VN"/>
              </w:rPr>
              <w:t>bike_id</w:t>
            </w:r>
          </w:p>
        </w:tc>
        <w:tc>
          <w:tcPr>
            <w:tcW w:w="1887" w:type="dxa"/>
          </w:tcPr>
          <w:p w14:paraId="3DE463DA" w14:textId="77777777" w:rsidR="007371E6" w:rsidRPr="0051244D" w:rsidRDefault="007371E6" w:rsidP="00064B37">
            <w:pPr>
              <w:jc w:val="center"/>
              <w:rPr>
                <w:lang w:val="vi-VN"/>
              </w:rPr>
            </w:pPr>
            <w:r w:rsidRPr="00C47F8C">
              <w:rPr>
                <w:lang w:val="vi-VN"/>
              </w:rPr>
              <w:t>INT</w:t>
            </w:r>
          </w:p>
        </w:tc>
        <w:tc>
          <w:tcPr>
            <w:tcW w:w="1080" w:type="dxa"/>
          </w:tcPr>
          <w:p w14:paraId="7DD76C39" w14:textId="77777777" w:rsidR="007371E6" w:rsidRDefault="007371E6" w:rsidP="00064B37">
            <w:pPr>
              <w:jc w:val="center"/>
              <w:rPr>
                <w:lang w:val="vi-VN"/>
              </w:rPr>
            </w:pPr>
            <w:r>
              <w:rPr>
                <w:lang w:val="vi-VN"/>
              </w:rPr>
              <w:sym w:font="Wingdings" w:char="F06C"/>
            </w:r>
          </w:p>
        </w:tc>
        <w:tc>
          <w:tcPr>
            <w:tcW w:w="1111" w:type="dxa"/>
          </w:tcPr>
          <w:p w14:paraId="4C5FB23B" w14:textId="77777777" w:rsidR="007371E6" w:rsidRDefault="007371E6" w:rsidP="00064B37">
            <w:pPr>
              <w:jc w:val="center"/>
              <w:rPr>
                <w:lang w:val="vi-VN"/>
              </w:rPr>
            </w:pPr>
          </w:p>
        </w:tc>
        <w:tc>
          <w:tcPr>
            <w:tcW w:w="2959" w:type="dxa"/>
          </w:tcPr>
          <w:p w14:paraId="0E454E17" w14:textId="77777777" w:rsidR="007371E6" w:rsidRDefault="007371E6" w:rsidP="007371E6">
            <w:pPr>
              <w:pStyle w:val="ListParagraph"/>
              <w:numPr>
                <w:ilvl w:val="0"/>
                <w:numId w:val="18"/>
              </w:numPr>
              <w:jc w:val="left"/>
              <w:rPr>
                <w:lang w:val="vi-VN"/>
              </w:rPr>
            </w:pPr>
            <w:r>
              <w:rPr>
                <w:lang w:val="vi-VN"/>
              </w:rPr>
              <w:t>mã bike</w:t>
            </w:r>
          </w:p>
          <w:p w14:paraId="13D174DE" w14:textId="77777777" w:rsidR="007371E6" w:rsidRPr="0051244D" w:rsidRDefault="007371E6" w:rsidP="007371E6">
            <w:pPr>
              <w:pStyle w:val="ListParagraph"/>
              <w:numPr>
                <w:ilvl w:val="0"/>
                <w:numId w:val="18"/>
              </w:numPr>
              <w:jc w:val="left"/>
              <w:rPr>
                <w:lang w:val="vi-VN"/>
              </w:rPr>
            </w:pPr>
            <w:r>
              <w:rPr>
                <w:lang w:val="vi-VN"/>
              </w:rPr>
              <w:t>khoá ngoại tham chiếu đến bảng bike</w:t>
            </w:r>
          </w:p>
        </w:tc>
      </w:tr>
      <w:tr w:rsidR="007371E6" w:rsidRPr="0051244D" w14:paraId="2392E22F" w14:textId="77777777" w:rsidTr="00064B37">
        <w:tc>
          <w:tcPr>
            <w:tcW w:w="2022" w:type="dxa"/>
          </w:tcPr>
          <w:p w14:paraId="0B119049" w14:textId="77777777" w:rsidR="007371E6" w:rsidRDefault="007371E6" w:rsidP="00064B37">
            <w:pPr>
              <w:jc w:val="center"/>
              <w:rPr>
                <w:lang w:val="vi-VN"/>
              </w:rPr>
            </w:pPr>
            <w:r w:rsidRPr="00E00CD5">
              <w:rPr>
                <w:lang w:val="vi-VN"/>
              </w:rPr>
              <w:t>user_id</w:t>
            </w:r>
          </w:p>
        </w:tc>
        <w:tc>
          <w:tcPr>
            <w:tcW w:w="1887" w:type="dxa"/>
          </w:tcPr>
          <w:p w14:paraId="3BD8EBE7" w14:textId="77777777" w:rsidR="007371E6" w:rsidRPr="00C47F8C" w:rsidRDefault="007371E6" w:rsidP="00064B37">
            <w:pPr>
              <w:jc w:val="center"/>
              <w:rPr>
                <w:lang w:val="vi-VN"/>
              </w:rPr>
            </w:pPr>
            <w:r w:rsidRPr="00C47F8C">
              <w:rPr>
                <w:lang w:val="vi-VN"/>
              </w:rPr>
              <w:t>INT</w:t>
            </w:r>
          </w:p>
        </w:tc>
        <w:tc>
          <w:tcPr>
            <w:tcW w:w="1080" w:type="dxa"/>
          </w:tcPr>
          <w:p w14:paraId="0BDEDD47" w14:textId="77777777" w:rsidR="007371E6" w:rsidRDefault="007371E6" w:rsidP="00064B37">
            <w:pPr>
              <w:jc w:val="center"/>
              <w:rPr>
                <w:lang w:val="vi-VN"/>
              </w:rPr>
            </w:pPr>
            <w:r>
              <w:rPr>
                <w:lang w:val="vi-VN"/>
              </w:rPr>
              <w:sym w:font="Wingdings" w:char="F06C"/>
            </w:r>
          </w:p>
        </w:tc>
        <w:tc>
          <w:tcPr>
            <w:tcW w:w="1111" w:type="dxa"/>
          </w:tcPr>
          <w:p w14:paraId="7FDBB6E5" w14:textId="77777777" w:rsidR="007371E6" w:rsidRDefault="007371E6" w:rsidP="00064B37">
            <w:pPr>
              <w:jc w:val="center"/>
              <w:rPr>
                <w:lang w:val="vi-VN"/>
              </w:rPr>
            </w:pPr>
          </w:p>
        </w:tc>
        <w:tc>
          <w:tcPr>
            <w:tcW w:w="2959" w:type="dxa"/>
          </w:tcPr>
          <w:p w14:paraId="2B0461AF" w14:textId="77777777" w:rsidR="007371E6" w:rsidRDefault="007371E6" w:rsidP="007371E6">
            <w:pPr>
              <w:pStyle w:val="ListParagraph"/>
              <w:numPr>
                <w:ilvl w:val="0"/>
                <w:numId w:val="18"/>
              </w:numPr>
              <w:jc w:val="left"/>
              <w:rPr>
                <w:lang w:val="vi-VN"/>
              </w:rPr>
            </w:pPr>
            <w:r>
              <w:rPr>
                <w:lang w:val="vi-VN"/>
              </w:rPr>
              <w:t>mã user</w:t>
            </w:r>
          </w:p>
          <w:p w14:paraId="62243F07" w14:textId="77777777" w:rsidR="007371E6" w:rsidRPr="0051244D" w:rsidRDefault="007371E6" w:rsidP="007371E6">
            <w:pPr>
              <w:pStyle w:val="ListParagraph"/>
              <w:numPr>
                <w:ilvl w:val="0"/>
                <w:numId w:val="18"/>
              </w:numPr>
              <w:jc w:val="left"/>
              <w:rPr>
                <w:lang w:val="vi-VN"/>
              </w:rPr>
            </w:pPr>
            <w:r>
              <w:rPr>
                <w:lang w:val="vi-VN"/>
              </w:rPr>
              <w:t>khoá ngoại tham chiếu đến bảng bike</w:t>
            </w:r>
          </w:p>
        </w:tc>
      </w:tr>
      <w:tr w:rsidR="007371E6" w:rsidRPr="0051244D" w14:paraId="4486C5F1" w14:textId="77777777" w:rsidTr="00064B37">
        <w:tc>
          <w:tcPr>
            <w:tcW w:w="2022" w:type="dxa"/>
          </w:tcPr>
          <w:p w14:paraId="54FBFB77" w14:textId="77777777" w:rsidR="007371E6" w:rsidRDefault="007371E6" w:rsidP="00064B37">
            <w:pPr>
              <w:jc w:val="center"/>
              <w:rPr>
                <w:lang w:val="vi-VN"/>
              </w:rPr>
            </w:pPr>
            <w:r w:rsidRPr="00E00CD5">
              <w:rPr>
                <w:lang w:val="vi-VN"/>
              </w:rPr>
              <w:t>payment_method</w:t>
            </w:r>
          </w:p>
        </w:tc>
        <w:tc>
          <w:tcPr>
            <w:tcW w:w="1887" w:type="dxa"/>
          </w:tcPr>
          <w:p w14:paraId="61EAEEA0" w14:textId="77777777" w:rsidR="007371E6" w:rsidRPr="00C47F8C" w:rsidRDefault="007371E6" w:rsidP="00064B37">
            <w:pPr>
              <w:jc w:val="center"/>
              <w:rPr>
                <w:lang w:val="vi-VN"/>
              </w:rPr>
            </w:pPr>
            <w:r w:rsidRPr="00E00CD5">
              <w:rPr>
                <w:lang w:val="vi-VN"/>
              </w:rPr>
              <w:t>VARCHAR(45)</w:t>
            </w:r>
          </w:p>
        </w:tc>
        <w:tc>
          <w:tcPr>
            <w:tcW w:w="1080" w:type="dxa"/>
          </w:tcPr>
          <w:p w14:paraId="0CD16DA2" w14:textId="77777777" w:rsidR="007371E6" w:rsidRDefault="007371E6" w:rsidP="00064B37">
            <w:pPr>
              <w:jc w:val="center"/>
              <w:rPr>
                <w:lang w:val="vi-VN"/>
              </w:rPr>
            </w:pPr>
            <w:r>
              <w:rPr>
                <w:lang w:val="vi-VN"/>
              </w:rPr>
              <w:sym w:font="Wingdings" w:char="F06C"/>
            </w:r>
          </w:p>
        </w:tc>
        <w:tc>
          <w:tcPr>
            <w:tcW w:w="1111" w:type="dxa"/>
          </w:tcPr>
          <w:p w14:paraId="59679CD8" w14:textId="77777777" w:rsidR="007371E6" w:rsidRDefault="007371E6" w:rsidP="00064B37">
            <w:pPr>
              <w:jc w:val="center"/>
              <w:rPr>
                <w:lang w:val="vi-VN"/>
              </w:rPr>
            </w:pPr>
          </w:p>
        </w:tc>
        <w:tc>
          <w:tcPr>
            <w:tcW w:w="2959" w:type="dxa"/>
          </w:tcPr>
          <w:p w14:paraId="76F8DEC3" w14:textId="77777777" w:rsidR="007371E6" w:rsidRDefault="007371E6" w:rsidP="007371E6">
            <w:pPr>
              <w:pStyle w:val="ListParagraph"/>
              <w:numPr>
                <w:ilvl w:val="0"/>
                <w:numId w:val="18"/>
              </w:numPr>
              <w:jc w:val="left"/>
              <w:rPr>
                <w:lang w:val="vi-VN"/>
              </w:rPr>
            </w:pPr>
            <w:r>
              <w:rPr>
                <w:lang w:val="vi-VN"/>
              </w:rPr>
              <w:t>tên phương thức thanh toán</w:t>
            </w:r>
          </w:p>
        </w:tc>
      </w:tr>
      <w:tr w:rsidR="007371E6" w:rsidRPr="0051244D" w14:paraId="25FFCACC" w14:textId="77777777" w:rsidTr="00064B37">
        <w:tc>
          <w:tcPr>
            <w:tcW w:w="2022" w:type="dxa"/>
          </w:tcPr>
          <w:p w14:paraId="016485FF" w14:textId="77777777" w:rsidR="007371E6" w:rsidRPr="00C47F8C" w:rsidRDefault="007371E6" w:rsidP="00064B37">
            <w:pPr>
              <w:jc w:val="center"/>
              <w:rPr>
                <w:lang w:val="vi-VN"/>
              </w:rPr>
            </w:pPr>
            <w:r w:rsidRPr="00E00CD5">
              <w:rPr>
                <w:lang w:val="vi-VN"/>
              </w:rPr>
              <w:t>start_time</w:t>
            </w:r>
          </w:p>
        </w:tc>
        <w:tc>
          <w:tcPr>
            <w:tcW w:w="1887" w:type="dxa"/>
          </w:tcPr>
          <w:p w14:paraId="08753A24" w14:textId="77777777" w:rsidR="007371E6" w:rsidRPr="00C47F8C" w:rsidRDefault="007371E6" w:rsidP="00064B37">
            <w:pPr>
              <w:jc w:val="center"/>
              <w:rPr>
                <w:lang w:val="vi-VN"/>
              </w:rPr>
            </w:pPr>
            <w:r w:rsidRPr="00E00CD5">
              <w:rPr>
                <w:lang w:val="vi-VN"/>
              </w:rPr>
              <w:t>DATETIME</w:t>
            </w:r>
          </w:p>
        </w:tc>
        <w:tc>
          <w:tcPr>
            <w:tcW w:w="1080" w:type="dxa"/>
          </w:tcPr>
          <w:p w14:paraId="14443AE4" w14:textId="77777777" w:rsidR="007371E6" w:rsidRDefault="007371E6" w:rsidP="00064B37">
            <w:pPr>
              <w:jc w:val="center"/>
              <w:rPr>
                <w:lang w:val="vi-VN"/>
              </w:rPr>
            </w:pPr>
            <w:r>
              <w:rPr>
                <w:lang w:val="vi-VN"/>
              </w:rPr>
              <w:sym w:font="Wingdings" w:char="F06C"/>
            </w:r>
          </w:p>
        </w:tc>
        <w:tc>
          <w:tcPr>
            <w:tcW w:w="1111" w:type="dxa"/>
          </w:tcPr>
          <w:p w14:paraId="18940A92" w14:textId="77777777" w:rsidR="007371E6" w:rsidRDefault="007371E6" w:rsidP="00064B37">
            <w:pPr>
              <w:jc w:val="center"/>
              <w:rPr>
                <w:lang w:val="vi-VN"/>
              </w:rPr>
            </w:pPr>
          </w:p>
        </w:tc>
        <w:tc>
          <w:tcPr>
            <w:tcW w:w="2959" w:type="dxa"/>
          </w:tcPr>
          <w:p w14:paraId="026634AF" w14:textId="77777777" w:rsidR="007371E6" w:rsidRDefault="007371E6" w:rsidP="007371E6">
            <w:pPr>
              <w:pStyle w:val="ListParagraph"/>
              <w:numPr>
                <w:ilvl w:val="0"/>
                <w:numId w:val="18"/>
              </w:numPr>
              <w:jc w:val="left"/>
              <w:rPr>
                <w:lang w:val="vi-VN"/>
              </w:rPr>
            </w:pPr>
            <w:r>
              <w:rPr>
                <w:lang w:val="vi-VN"/>
              </w:rPr>
              <w:t>thời gian bắt đầu của chuyến đi</w:t>
            </w:r>
          </w:p>
        </w:tc>
      </w:tr>
      <w:tr w:rsidR="007371E6" w:rsidRPr="0051244D" w14:paraId="42ADC400" w14:textId="77777777" w:rsidTr="00064B37">
        <w:tc>
          <w:tcPr>
            <w:tcW w:w="2022" w:type="dxa"/>
          </w:tcPr>
          <w:p w14:paraId="6113AC32" w14:textId="77777777" w:rsidR="007371E6" w:rsidRPr="00C47F8C" w:rsidRDefault="007371E6" w:rsidP="00064B37">
            <w:pPr>
              <w:jc w:val="center"/>
              <w:rPr>
                <w:lang w:val="vi-VN"/>
              </w:rPr>
            </w:pPr>
            <w:r w:rsidRPr="00E00CD5">
              <w:rPr>
                <w:lang w:val="vi-VN"/>
              </w:rPr>
              <w:lastRenderedPageBreak/>
              <w:t>end_time</w:t>
            </w:r>
          </w:p>
        </w:tc>
        <w:tc>
          <w:tcPr>
            <w:tcW w:w="1887" w:type="dxa"/>
          </w:tcPr>
          <w:p w14:paraId="4AC1D637" w14:textId="77777777" w:rsidR="007371E6" w:rsidRPr="00C47F8C" w:rsidRDefault="007371E6" w:rsidP="00064B37">
            <w:pPr>
              <w:jc w:val="center"/>
              <w:rPr>
                <w:lang w:val="vi-VN"/>
              </w:rPr>
            </w:pPr>
            <w:r w:rsidRPr="00E00CD5">
              <w:rPr>
                <w:lang w:val="vi-VN"/>
              </w:rPr>
              <w:t>DATETIME</w:t>
            </w:r>
          </w:p>
        </w:tc>
        <w:tc>
          <w:tcPr>
            <w:tcW w:w="1080" w:type="dxa"/>
          </w:tcPr>
          <w:p w14:paraId="0943C843" w14:textId="77777777" w:rsidR="007371E6" w:rsidRDefault="007371E6" w:rsidP="00064B37">
            <w:pPr>
              <w:jc w:val="center"/>
              <w:rPr>
                <w:lang w:val="vi-VN"/>
              </w:rPr>
            </w:pPr>
          </w:p>
        </w:tc>
        <w:tc>
          <w:tcPr>
            <w:tcW w:w="1111" w:type="dxa"/>
          </w:tcPr>
          <w:p w14:paraId="0866625F" w14:textId="77777777" w:rsidR="007371E6" w:rsidRDefault="007371E6" w:rsidP="00064B37">
            <w:pPr>
              <w:jc w:val="center"/>
              <w:rPr>
                <w:lang w:val="vi-VN"/>
              </w:rPr>
            </w:pPr>
          </w:p>
        </w:tc>
        <w:tc>
          <w:tcPr>
            <w:tcW w:w="2959" w:type="dxa"/>
          </w:tcPr>
          <w:p w14:paraId="5AD89A8C" w14:textId="77777777" w:rsidR="007371E6" w:rsidRDefault="007371E6" w:rsidP="007371E6">
            <w:pPr>
              <w:pStyle w:val="ListParagraph"/>
              <w:numPr>
                <w:ilvl w:val="0"/>
                <w:numId w:val="18"/>
              </w:numPr>
              <w:jc w:val="left"/>
              <w:rPr>
                <w:lang w:val="vi-VN"/>
              </w:rPr>
            </w:pPr>
            <w:r>
              <w:rPr>
                <w:lang w:val="vi-VN"/>
              </w:rPr>
              <w:t>thời gian kết thúc của chuyến đi</w:t>
            </w:r>
          </w:p>
        </w:tc>
      </w:tr>
    </w:tbl>
    <w:p w14:paraId="18C3F497" w14:textId="77777777" w:rsidR="009F45B0" w:rsidRDefault="009F45B0" w:rsidP="009F45B0">
      <w:pPr>
        <w:pStyle w:val="Bng"/>
        <w:rPr>
          <w:lang w:val="vi-VN"/>
        </w:rPr>
      </w:pPr>
    </w:p>
    <w:p w14:paraId="1F45175B" w14:textId="37858820" w:rsidR="007371E6" w:rsidRDefault="007371E6" w:rsidP="009F45B0">
      <w:pPr>
        <w:pStyle w:val="Bng"/>
        <w:rPr>
          <w:lang w:val="vi-VN"/>
        </w:rPr>
      </w:pPr>
      <w:bookmarkStart w:id="104" w:name="_Toc110206934"/>
      <w:r>
        <w:rPr>
          <w:lang w:val="vi-VN"/>
        </w:rPr>
        <w:t>Bảng Path</w:t>
      </w:r>
      <w:bookmarkEnd w:id="104"/>
    </w:p>
    <w:tbl>
      <w:tblPr>
        <w:tblStyle w:val="TableGrid"/>
        <w:tblW w:w="0" w:type="auto"/>
        <w:tblLook w:val="04A0" w:firstRow="1" w:lastRow="0" w:firstColumn="1" w:lastColumn="0" w:noHBand="0" w:noVBand="1"/>
      </w:tblPr>
      <w:tblGrid>
        <w:gridCol w:w="2022"/>
        <w:gridCol w:w="1887"/>
        <w:gridCol w:w="1080"/>
        <w:gridCol w:w="1111"/>
        <w:gridCol w:w="2959"/>
      </w:tblGrid>
      <w:tr w:rsidR="007371E6" w14:paraId="68CE65DB" w14:textId="77777777" w:rsidTr="00064B37">
        <w:tc>
          <w:tcPr>
            <w:tcW w:w="2022" w:type="dxa"/>
          </w:tcPr>
          <w:p w14:paraId="389DD25B" w14:textId="77777777" w:rsidR="007371E6" w:rsidRDefault="007371E6" w:rsidP="00064B37">
            <w:pPr>
              <w:jc w:val="center"/>
              <w:rPr>
                <w:b/>
                <w:bCs/>
                <w:lang w:val="vi-VN"/>
              </w:rPr>
            </w:pPr>
            <w:r>
              <w:rPr>
                <w:b/>
                <w:bCs/>
                <w:lang w:val="vi-VN"/>
              </w:rPr>
              <w:t>Tên column</w:t>
            </w:r>
          </w:p>
        </w:tc>
        <w:tc>
          <w:tcPr>
            <w:tcW w:w="1887" w:type="dxa"/>
          </w:tcPr>
          <w:p w14:paraId="199BADCD" w14:textId="77777777" w:rsidR="007371E6" w:rsidRDefault="007371E6" w:rsidP="00064B37">
            <w:pPr>
              <w:jc w:val="center"/>
              <w:rPr>
                <w:b/>
                <w:bCs/>
                <w:lang w:val="vi-VN"/>
              </w:rPr>
            </w:pPr>
            <w:r>
              <w:rPr>
                <w:b/>
                <w:bCs/>
                <w:lang w:val="vi-VN"/>
              </w:rPr>
              <w:t>Kiểu dữ liệu</w:t>
            </w:r>
          </w:p>
        </w:tc>
        <w:tc>
          <w:tcPr>
            <w:tcW w:w="1080" w:type="dxa"/>
          </w:tcPr>
          <w:p w14:paraId="0467428E" w14:textId="77777777" w:rsidR="007371E6" w:rsidRDefault="007371E6" w:rsidP="00064B37">
            <w:pPr>
              <w:jc w:val="center"/>
              <w:rPr>
                <w:b/>
                <w:bCs/>
                <w:lang w:val="vi-VN"/>
              </w:rPr>
            </w:pPr>
            <w:r>
              <w:rPr>
                <w:b/>
                <w:bCs/>
                <w:lang w:val="vi-VN"/>
              </w:rPr>
              <w:t>Not null</w:t>
            </w:r>
          </w:p>
        </w:tc>
        <w:tc>
          <w:tcPr>
            <w:tcW w:w="1111" w:type="dxa"/>
          </w:tcPr>
          <w:p w14:paraId="0870F417" w14:textId="77777777" w:rsidR="007371E6" w:rsidRDefault="007371E6" w:rsidP="00064B37">
            <w:pPr>
              <w:jc w:val="center"/>
              <w:rPr>
                <w:b/>
                <w:bCs/>
                <w:lang w:val="vi-VN"/>
              </w:rPr>
            </w:pPr>
            <w:r>
              <w:rPr>
                <w:b/>
                <w:bCs/>
                <w:lang w:val="vi-VN"/>
              </w:rPr>
              <w:t>Tự tăng</w:t>
            </w:r>
          </w:p>
        </w:tc>
        <w:tc>
          <w:tcPr>
            <w:tcW w:w="2959" w:type="dxa"/>
          </w:tcPr>
          <w:p w14:paraId="7050DA2A" w14:textId="77777777" w:rsidR="007371E6" w:rsidRDefault="007371E6" w:rsidP="00064B37">
            <w:pPr>
              <w:jc w:val="center"/>
              <w:rPr>
                <w:b/>
                <w:bCs/>
                <w:lang w:val="vi-VN"/>
              </w:rPr>
            </w:pPr>
            <w:r>
              <w:rPr>
                <w:b/>
                <w:bCs/>
                <w:lang w:val="vi-VN"/>
              </w:rPr>
              <w:t>Mô tả</w:t>
            </w:r>
          </w:p>
        </w:tc>
      </w:tr>
      <w:tr w:rsidR="007371E6" w:rsidRPr="0051244D" w14:paraId="71B2B81D" w14:textId="77777777" w:rsidTr="00064B37">
        <w:tc>
          <w:tcPr>
            <w:tcW w:w="2022" w:type="dxa"/>
          </w:tcPr>
          <w:p w14:paraId="51267247" w14:textId="77777777" w:rsidR="007371E6" w:rsidRPr="0051244D" w:rsidRDefault="007371E6" w:rsidP="00064B37">
            <w:pPr>
              <w:jc w:val="center"/>
              <w:rPr>
                <w:lang w:val="vi-VN"/>
              </w:rPr>
            </w:pPr>
            <w:r w:rsidRPr="0051244D">
              <w:rPr>
                <w:lang w:val="vi-VN"/>
              </w:rPr>
              <w:t>id</w:t>
            </w:r>
          </w:p>
        </w:tc>
        <w:tc>
          <w:tcPr>
            <w:tcW w:w="1887" w:type="dxa"/>
          </w:tcPr>
          <w:p w14:paraId="4AFAE0F7" w14:textId="77777777" w:rsidR="007371E6" w:rsidRPr="0051244D" w:rsidRDefault="007371E6" w:rsidP="00064B37">
            <w:pPr>
              <w:jc w:val="center"/>
              <w:rPr>
                <w:lang w:val="vi-VN"/>
              </w:rPr>
            </w:pPr>
            <w:r w:rsidRPr="0051244D">
              <w:rPr>
                <w:lang w:val="vi-VN"/>
              </w:rPr>
              <w:t>INT</w:t>
            </w:r>
          </w:p>
        </w:tc>
        <w:tc>
          <w:tcPr>
            <w:tcW w:w="1080" w:type="dxa"/>
          </w:tcPr>
          <w:p w14:paraId="15952F09" w14:textId="77777777" w:rsidR="007371E6" w:rsidRPr="0051244D" w:rsidRDefault="007371E6" w:rsidP="00064B37">
            <w:pPr>
              <w:jc w:val="center"/>
              <w:rPr>
                <w:lang w:val="vi-VN"/>
              </w:rPr>
            </w:pPr>
            <w:r>
              <w:rPr>
                <w:lang w:val="vi-VN"/>
              </w:rPr>
              <w:sym w:font="Wingdings" w:char="F06C"/>
            </w:r>
          </w:p>
        </w:tc>
        <w:tc>
          <w:tcPr>
            <w:tcW w:w="1111" w:type="dxa"/>
          </w:tcPr>
          <w:p w14:paraId="173A34CE" w14:textId="77777777" w:rsidR="007371E6" w:rsidRPr="0051244D" w:rsidRDefault="007371E6" w:rsidP="00064B37">
            <w:pPr>
              <w:jc w:val="center"/>
              <w:rPr>
                <w:lang w:val="vi-VN"/>
              </w:rPr>
            </w:pPr>
            <w:r>
              <w:rPr>
                <w:lang w:val="vi-VN"/>
              </w:rPr>
              <w:sym w:font="Wingdings" w:char="F06C"/>
            </w:r>
          </w:p>
        </w:tc>
        <w:tc>
          <w:tcPr>
            <w:tcW w:w="2959" w:type="dxa"/>
          </w:tcPr>
          <w:p w14:paraId="2F086FB8"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rsidRPr="0051244D" w14:paraId="6A651914" w14:textId="77777777" w:rsidTr="00064B37">
        <w:tc>
          <w:tcPr>
            <w:tcW w:w="2022" w:type="dxa"/>
          </w:tcPr>
          <w:p w14:paraId="704E1B4E" w14:textId="77777777" w:rsidR="007371E6" w:rsidRPr="0051244D" w:rsidRDefault="007371E6" w:rsidP="00064B37">
            <w:pPr>
              <w:jc w:val="center"/>
              <w:rPr>
                <w:lang w:val="vi-VN"/>
              </w:rPr>
            </w:pPr>
            <w:r w:rsidRPr="004B1EAC">
              <w:rPr>
                <w:lang w:val="vi-VN"/>
              </w:rPr>
              <w:t>contract_id</w:t>
            </w:r>
          </w:p>
        </w:tc>
        <w:tc>
          <w:tcPr>
            <w:tcW w:w="1887" w:type="dxa"/>
          </w:tcPr>
          <w:p w14:paraId="7F7A7964" w14:textId="77777777" w:rsidR="007371E6" w:rsidRPr="0051244D" w:rsidRDefault="007371E6" w:rsidP="00064B37">
            <w:pPr>
              <w:jc w:val="center"/>
              <w:rPr>
                <w:lang w:val="vi-VN"/>
              </w:rPr>
            </w:pPr>
            <w:r w:rsidRPr="00C47F8C">
              <w:rPr>
                <w:lang w:val="vi-VN"/>
              </w:rPr>
              <w:t>INT</w:t>
            </w:r>
          </w:p>
        </w:tc>
        <w:tc>
          <w:tcPr>
            <w:tcW w:w="1080" w:type="dxa"/>
          </w:tcPr>
          <w:p w14:paraId="188FED7D" w14:textId="77777777" w:rsidR="007371E6" w:rsidRDefault="007371E6" w:rsidP="00064B37">
            <w:pPr>
              <w:jc w:val="center"/>
              <w:rPr>
                <w:lang w:val="vi-VN"/>
              </w:rPr>
            </w:pPr>
            <w:r>
              <w:rPr>
                <w:lang w:val="vi-VN"/>
              </w:rPr>
              <w:sym w:font="Wingdings" w:char="F06C"/>
            </w:r>
          </w:p>
        </w:tc>
        <w:tc>
          <w:tcPr>
            <w:tcW w:w="1111" w:type="dxa"/>
          </w:tcPr>
          <w:p w14:paraId="64968722" w14:textId="77777777" w:rsidR="007371E6" w:rsidRDefault="007371E6" w:rsidP="00064B37">
            <w:pPr>
              <w:jc w:val="center"/>
              <w:rPr>
                <w:lang w:val="vi-VN"/>
              </w:rPr>
            </w:pPr>
          </w:p>
        </w:tc>
        <w:tc>
          <w:tcPr>
            <w:tcW w:w="2959" w:type="dxa"/>
          </w:tcPr>
          <w:p w14:paraId="7DCB226D" w14:textId="77777777" w:rsidR="007371E6" w:rsidRDefault="007371E6" w:rsidP="007371E6">
            <w:pPr>
              <w:pStyle w:val="ListParagraph"/>
              <w:numPr>
                <w:ilvl w:val="0"/>
                <w:numId w:val="18"/>
              </w:numPr>
              <w:jc w:val="left"/>
              <w:rPr>
                <w:lang w:val="vi-VN"/>
              </w:rPr>
            </w:pPr>
            <w:r>
              <w:rPr>
                <w:lang w:val="vi-VN"/>
              </w:rPr>
              <w:t>mã contract</w:t>
            </w:r>
          </w:p>
          <w:p w14:paraId="74F4B232" w14:textId="77777777" w:rsidR="007371E6" w:rsidRPr="0051244D" w:rsidRDefault="007371E6" w:rsidP="007371E6">
            <w:pPr>
              <w:pStyle w:val="ListParagraph"/>
              <w:numPr>
                <w:ilvl w:val="0"/>
                <w:numId w:val="18"/>
              </w:numPr>
              <w:jc w:val="left"/>
              <w:rPr>
                <w:lang w:val="vi-VN"/>
              </w:rPr>
            </w:pPr>
            <w:r>
              <w:rPr>
                <w:lang w:val="vi-VN"/>
              </w:rPr>
              <w:t>khoá ngoại tham chiếu đến bảng contract</w:t>
            </w:r>
          </w:p>
        </w:tc>
      </w:tr>
      <w:tr w:rsidR="007371E6" w:rsidRPr="0051244D" w14:paraId="55337CE5" w14:textId="77777777" w:rsidTr="00064B37">
        <w:tc>
          <w:tcPr>
            <w:tcW w:w="2022" w:type="dxa"/>
          </w:tcPr>
          <w:p w14:paraId="43800A47" w14:textId="77777777" w:rsidR="007371E6" w:rsidRDefault="007371E6" w:rsidP="00064B37">
            <w:pPr>
              <w:jc w:val="center"/>
              <w:rPr>
                <w:lang w:val="vi-VN"/>
              </w:rPr>
            </w:pPr>
            <w:r w:rsidRPr="004B1EAC">
              <w:rPr>
                <w:lang w:val="vi-VN"/>
              </w:rPr>
              <w:t>distance</w:t>
            </w:r>
          </w:p>
        </w:tc>
        <w:tc>
          <w:tcPr>
            <w:tcW w:w="1887" w:type="dxa"/>
          </w:tcPr>
          <w:p w14:paraId="221722DB" w14:textId="77777777" w:rsidR="007371E6" w:rsidRPr="00C47F8C" w:rsidRDefault="007371E6" w:rsidP="00064B37">
            <w:pPr>
              <w:jc w:val="center"/>
              <w:rPr>
                <w:lang w:val="vi-VN"/>
              </w:rPr>
            </w:pPr>
            <w:r w:rsidRPr="004B1EAC">
              <w:rPr>
                <w:lang w:val="vi-VN"/>
              </w:rPr>
              <w:t>DOUBLE</w:t>
            </w:r>
          </w:p>
        </w:tc>
        <w:tc>
          <w:tcPr>
            <w:tcW w:w="1080" w:type="dxa"/>
          </w:tcPr>
          <w:p w14:paraId="6CA0F5F6" w14:textId="77777777" w:rsidR="007371E6" w:rsidRDefault="007371E6" w:rsidP="00064B37">
            <w:pPr>
              <w:jc w:val="center"/>
              <w:rPr>
                <w:lang w:val="vi-VN"/>
              </w:rPr>
            </w:pPr>
          </w:p>
        </w:tc>
        <w:tc>
          <w:tcPr>
            <w:tcW w:w="1111" w:type="dxa"/>
          </w:tcPr>
          <w:p w14:paraId="7608C65D" w14:textId="77777777" w:rsidR="007371E6" w:rsidRDefault="007371E6" w:rsidP="00064B37">
            <w:pPr>
              <w:jc w:val="center"/>
              <w:rPr>
                <w:lang w:val="vi-VN"/>
              </w:rPr>
            </w:pPr>
          </w:p>
        </w:tc>
        <w:tc>
          <w:tcPr>
            <w:tcW w:w="2959" w:type="dxa"/>
          </w:tcPr>
          <w:p w14:paraId="49AEE27C" w14:textId="77777777" w:rsidR="007371E6" w:rsidRPr="0051244D" w:rsidRDefault="007371E6" w:rsidP="007371E6">
            <w:pPr>
              <w:pStyle w:val="ListParagraph"/>
              <w:numPr>
                <w:ilvl w:val="0"/>
                <w:numId w:val="18"/>
              </w:numPr>
              <w:jc w:val="left"/>
              <w:rPr>
                <w:lang w:val="vi-VN"/>
              </w:rPr>
            </w:pPr>
            <w:r>
              <w:rPr>
                <w:lang w:val="vi-VN"/>
              </w:rPr>
              <w:t>khoảng các mà xe đã đi được trong 1 lần thuê</w:t>
            </w:r>
          </w:p>
        </w:tc>
      </w:tr>
      <w:tr w:rsidR="007371E6" w14:paraId="720ABDB3" w14:textId="77777777" w:rsidTr="00064B37">
        <w:tc>
          <w:tcPr>
            <w:tcW w:w="2022" w:type="dxa"/>
          </w:tcPr>
          <w:p w14:paraId="334B52D4" w14:textId="77777777" w:rsidR="007371E6" w:rsidRDefault="007371E6" w:rsidP="00064B37">
            <w:pPr>
              <w:jc w:val="center"/>
              <w:rPr>
                <w:lang w:val="vi-VN"/>
              </w:rPr>
            </w:pPr>
            <w:r w:rsidRPr="004B1EAC">
              <w:rPr>
                <w:lang w:val="vi-VN"/>
              </w:rPr>
              <w:t>routes</w:t>
            </w:r>
          </w:p>
        </w:tc>
        <w:tc>
          <w:tcPr>
            <w:tcW w:w="1887" w:type="dxa"/>
          </w:tcPr>
          <w:p w14:paraId="6BB56F99" w14:textId="77777777" w:rsidR="007371E6" w:rsidRPr="00C47F8C" w:rsidRDefault="007371E6" w:rsidP="00064B37">
            <w:pPr>
              <w:jc w:val="center"/>
              <w:rPr>
                <w:lang w:val="vi-VN"/>
              </w:rPr>
            </w:pPr>
            <w:r w:rsidRPr="004B1EAC">
              <w:rPr>
                <w:lang w:val="vi-VN"/>
              </w:rPr>
              <w:t>LONGTEXT</w:t>
            </w:r>
          </w:p>
        </w:tc>
        <w:tc>
          <w:tcPr>
            <w:tcW w:w="1080" w:type="dxa"/>
          </w:tcPr>
          <w:p w14:paraId="2A871F98" w14:textId="77777777" w:rsidR="007371E6" w:rsidRDefault="007371E6" w:rsidP="00064B37">
            <w:pPr>
              <w:jc w:val="center"/>
              <w:rPr>
                <w:lang w:val="vi-VN"/>
              </w:rPr>
            </w:pPr>
            <w:r>
              <w:rPr>
                <w:lang w:val="vi-VN"/>
              </w:rPr>
              <w:sym w:font="Wingdings" w:char="F06C"/>
            </w:r>
          </w:p>
        </w:tc>
        <w:tc>
          <w:tcPr>
            <w:tcW w:w="1111" w:type="dxa"/>
          </w:tcPr>
          <w:p w14:paraId="1CD3C9FC" w14:textId="77777777" w:rsidR="007371E6" w:rsidRDefault="007371E6" w:rsidP="00064B37">
            <w:pPr>
              <w:jc w:val="center"/>
              <w:rPr>
                <w:lang w:val="vi-VN"/>
              </w:rPr>
            </w:pPr>
          </w:p>
        </w:tc>
        <w:tc>
          <w:tcPr>
            <w:tcW w:w="2959" w:type="dxa"/>
          </w:tcPr>
          <w:p w14:paraId="03F89221" w14:textId="77777777" w:rsidR="007371E6" w:rsidRDefault="007371E6" w:rsidP="007371E6">
            <w:pPr>
              <w:pStyle w:val="ListParagraph"/>
              <w:numPr>
                <w:ilvl w:val="0"/>
                <w:numId w:val="18"/>
              </w:numPr>
              <w:jc w:val="left"/>
              <w:rPr>
                <w:lang w:val="vi-VN"/>
              </w:rPr>
            </w:pPr>
            <w:r>
              <w:rPr>
                <w:lang w:val="vi-VN"/>
              </w:rPr>
              <w:t>các toạ độ mà xe đã đi trong 1 lần thuê</w:t>
            </w:r>
          </w:p>
        </w:tc>
      </w:tr>
    </w:tbl>
    <w:p w14:paraId="636C5812" w14:textId="08BDC11A" w:rsidR="00D56DBA" w:rsidRDefault="005F05CC" w:rsidP="0005354F">
      <w:pPr>
        <w:pStyle w:val="Heading2"/>
      </w:pPr>
      <w:bookmarkStart w:id="105" w:name="_Toc110206874"/>
      <w:r>
        <w:lastRenderedPageBreak/>
        <w:t>Sơ đồ sequence</w:t>
      </w:r>
      <w:bookmarkEnd w:id="105"/>
    </w:p>
    <w:p w14:paraId="72A5B11F" w14:textId="4779F203" w:rsidR="004F2C86" w:rsidRDefault="004F2C86" w:rsidP="004F2C86">
      <w:pPr>
        <w:pStyle w:val="Heading3"/>
      </w:pPr>
      <w:bookmarkStart w:id="106" w:name="_Toc110206875"/>
      <w:r>
        <w:t>Chức năng thuê xe</w:t>
      </w:r>
      <w:bookmarkEnd w:id="106"/>
    </w:p>
    <w:p w14:paraId="2C463FEC" w14:textId="4AF85510" w:rsidR="004F2C86" w:rsidRDefault="004F2C86" w:rsidP="004F2C86">
      <w:r>
        <w:rPr>
          <w:noProof/>
        </w:rPr>
        <w:drawing>
          <wp:inline distT="0" distB="0" distL="0" distR="0" wp14:anchorId="0865D696" wp14:editId="58C65002">
            <wp:extent cx="5758815" cy="3667125"/>
            <wp:effectExtent l="0" t="0" r="0"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58815" cy="3667125"/>
                    </a:xfrm>
                    <a:prstGeom prst="rect">
                      <a:avLst/>
                    </a:prstGeom>
                  </pic:spPr>
                </pic:pic>
              </a:graphicData>
            </a:graphic>
          </wp:inline>
        </w:drawing>
      </w:r>
    </w:p>
    <w:p w14:paraId="33E415B7" w14:textId="5E3018A6" w:rsidR="004F2C86" w:rsidRDefault="004F2C86" w:rsidP="004F2C86">
      <w:pPr>
        <w:pStyle w:val="Heading3"/>
      </w:pPr>
      <w:bookmarkStart w:id="107" w:name="_Toc110206876"/>
      <w:r>
        <w:t>Chức năng kết thúc chuyến đi</w:t>
      </w:r>
      <w:bookmarkEnd w:id="107"/>
    </w:p>
    <w:p w14:paraId="1DABB8E7" w14:textId="717C6BFF" w:rsidR="00A83985" w:rsidRDefault="004F2C86" w:rsidP="004F2C86">
      <w:r>
        <w:rPr>
          <w:noProof/>
        </w:rPr>
        <w:drawing>
          <wp:inline distT="0" distB="0" distL="0" distR="0" wp14:anchorId="7778A97E" wp14:editId="728547D7">
            <wp:extent cx="5758815" cy="3667125"/>
            <wp:effectExtent l="0" t="0" r="0" b="952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58815" cy="3667125"/>
                    </a:xfrm>
                    <a:prstGeom prst="rect">
                      <a:avLst/>
                    </a:prstGeom>
                  </pic:spPr>
                </pic:pic>
              </a:graphicData>
            </a:graphic>
          </wp:inline>
        </w:drawing>
      </w:r>
    </w:p>
    <w:p w14:paraId="46541E1F" w14:textId="2A1FC0DE" w:rsidR="00A83985" w:rsidRDefault="00A83985" w:rsidP="00A83985">
      <w:pPr>
        <w:pStyle w:val="Heading1"/>
      </w:pPr>
      <w:bookmarkStart w:id="108" w:name="_Toc110206877"/>
      <w:r>
        <w:lastRenderedPageBreak/>
        <w:t>KẾT QUẢ VÀ ĐÁNH GIÁ</w:t>
      </w:r>
      <w:bookmarkEnd w:id="108"/>
    </w:p>
    <w:p w14:paraId="64D720B9" w14:textId="75967442" w:rsidR="00A83985" w:rsidRDefault="00A83985" w:rsidP="00A83985">
      <w:pPr>
        <w:ind w:firstLine="720"/>
      </w:pPr>
      <w:r>
        <w:t>Sau khi hoàn tất cả quá trình phân tích thiết kế cũng như bắt tay vào thực hiện hệ thống của em đã hoàn thành. Chương này sẽ trình bày kết quả chạy thử và kết quả đánh giá về hệ thống đã được thiết kế. Công việc của chương này gồm hai phần chính: một là cho thấy một số kết quả đã chạy thử; hai là trình bày cụ thể về quá trình đánh giá hệ thống qua các nội dung:</w:t>
      </w:r>
    </w:p>
    <w:p w14:paraId="2C0F36B8" w14:textId="2E0EA29E" w:rsidR="00A83985" w:rsidRDefault="00A83985" w:rsidP="00A83985">
      <w:r>
        <w:t>•</w:t>
      </w:r>
      <w:r>
        <w:tab/>
        <w:t>Giao diện khách hàng</w:t>
      </w:r>
    </w:p>
    <w:p w14:paraId="5EB2FEB1" w14:textId="7305446D" w:rsidR="00A83985" w:rsidRDefault="00A83985" w:rsidP="00A83985">
      <w:r>
        <w:t>•</w:t>
      </w:r>
      <w:r>
        <w:tab/>
        <w:t>Giao diện admin</w:t>
      </w:r>
    </w:p>
    <w:p w14:paraId="1F36C577" w14:textId="2C1F06F4" w:rsidR="00A83985" w:rsidRDefault="00A83985" w:rsidP="00A83985">
      <w:r>
        <w:t>•</w:t>
      </w:r>
      <w:r>
        <w:tab/>
        <w:t>Kết quả đánh giá hệ thống</w:t>
      </w:r>
    </w:p>
    <w:p w14:paraId="3D5A9422" w14:textId="6391CEC8" w:rsidR="00A83985" w:rsidRDefault="00A83985" w:rsidP="00A83985">
      <w:pPr>
        <w:pStyle w:val="Heading2"/>
      </w:pPr>
      <w:bookmarkStart w:id="109" w:name="_Toc110206878"/>
      <w:r>
        <w:t>Giao diện khách hàng</w:t>
      </w:r>
      <w:bookmarkEnd w:id="109"/>
    </w:p>
    <w:p w14:paraId="2BA24C39" w14:textId="0E11B054" w:rsidR="00A83985" w:rsidRPr="00A83985" w:rsidRDefault="00A83985" w:rsidP="00A83985">
      <w:pPr>
        <w:pStyle w:val="Heading3"/>
      </w:pPr>
      <w:bookmarkStart w:id="110" w:name="_Toc110206879"/>
      <w:r>
        <w:t>Giao diện đăng nhập</w:t>
      </w:r>
      <w:bookmarkEnd w:id="1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530"/>
      </w:tblGrid>
      <w:tr w:rsidR="00A83985" w14:paraId="46042DD3" w14:textId="77777777" w:rsidTr="00A83985">
        <w:tc>
          <w:tcPr>
            <w:tcW w:w="4529" w:type="dxa"/>
          </w:tcPr>
          <w:p w14:paraId="4AADAB9C" w14:textId="657E7BF1" w:rsidR="00A83985" w:rsidRDefault="00A83985" w:rsidP="00A83985">
            <w:pPr>
              <w:jc w:val="center"/>
            </w:pPr>
            <w:r>
              <w:rPr>
                <w:noProof/>
              </w:rPr>
              <w:drawing>
                <wp:inline distT="0" distB="0" distL="0" distR="0" wp14:anchorId="4065B646" wp14:editId="190E8096">
                  <wp:extent cx="2063416" cy="435633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63416" cy="4356339"/>
                          </a:xfrm>
                          <a:prstGeom prst="rect">
                            <a:avLst/>
                          </a:prstGeom>
                        </pic:spPr>
                      </pic:pic>
                    </a:graphicData>
                  </a:graphic>
                </wp:inline>
              </w:drawing>
            </w:r>
          </w:p>
        </w:tc>
        <w:tc>
          <w:tcPr>
            <w:tcW w:w="4530" w:type="dxa"/>
          </w:tcPr>
          <w:p w14:paraId="039D564B" w14:textId="5B5BA152" w:rsidR="00A83985" w:rsidRDefault="00A83985" w:rsidP="001A2A84">
            <w:pPr>
              <w:jc w:val="center"/>
            </w:pPr>
            <w:r>
              <w:rPr>
                <w:noProof/>
              </w:rPr>
              <w:drawing>
                <wp:inline distT="0" distB="0" distL="0" distR="0" wp14:anchorId="6548AC04" wp14:editId="610691C2">
                  <wp:extent cx="2067504" cy="4364966"/>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88917" cy="4410174"/>
                          </a:xfrm>
                          <a:prstGeom prst="rect">
                            <a:avLst/>
                          </a:prstGeom>
                        </pic:spPr>
                      </pic:pic>
                    </a:graphicData>
                  </a:graphic>
                </wp:inline>
              </w:drawing>
            </w:r>
          </w:p>
        </w:tc>
      </w:tr>
    </w:tbl>
    <w:p w14:paraId="59407DAD" w14:textId="3CBE1F98" w:rsidR="00A83985" w:rsidRDefault="00A83985" w:rsidP="00A83985">
      <w:pPr>
        <w:pStyle w:val="Caption"/>
      </w:pPr>
      <w:bookmarkStart w:id="111" w:name="_Toc110206907"/>
      <w:r>
        <w:t>Hình 4.1 Giao diện đăng nhập</w:t>
      </w:r>
      <w:bookmarkEnd w:id="111"/>
    </w:p>
    <w:p w14:paraId="1B4E196A" w14:textId="4536E48C" w:rsidR="00A83985" w:rsidRDefault="00A83985" w:rsidP="00A83985">
      <w:r>
        <w:lastRenderedPageBreak/>
        <w:tab/>
        <w:t xml:space="preserve">Hình bên trái là giao diện khi mới vào ứng dụng. Giao diện có 1 form cho phép người dùng nhập Email và Password để đăng nhập. Sau khi điền thông tin thì click vào button </w:t>
      </w:r>
      <w:r w:rsidRPr="00A83985">
        <w:rPr>
          <w:b/>
          <w:bCs/>
        </w:rPr>
        <w:t>Đăng nhập</w:t>
      </w:r>
      <w:r>
        <w:t xml:space="preserve"> để đăng nhập. Nếu Email hoặc Password sai thì sẽ có thông báo lỗi như hình bên trái, nếu đúng thì sẽ đăng nhập thành công vào hệ thống và chuyển đến trang chủ. Nếu chưa có tài khoản thì click vào Button </w:t>
      </w:r>
      <w:r>
        <w:rPr>
          <w:b/>
          <w:bCs/>
        </w:rPr>
        <w:t>Đăng kí</w:t>
      </w:r>
      <w:r>
        <w:t xml:space="preserve"> để chuyển sang trang đăng kí.</w:t>
      </w:r>
    </w:p>
    <w:p w14:paraId="39FADF0F" w14:textId="2EADB1DC" w:rsidR="00A83985" w:rsidRPr="00A83985" w:rsidRDefault="00A83985" w:rsidP="00A83985">
      <w:pPr>
        <w:pStyle w:val="Heading3"/>
      </w:pPr>
      <w:bookmarkStart w:id="112" w:name="_Toc110206880"/>
      <w:r>
        <w:t>Giao diện đăng kí</w:t>
      </w:r>
      <w:bookmarkEnd w:id="1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530"/>
      </w:tblGrid>
      <w:tr w:rsidR="00A83985" w14:paraId="63354514" w14:textId="77777777" w:rsidTr="001B1887">
        <w:tc>
          <w:tcPr>
            <w:tcW w:w="4529" w:type="dxa"/>
          </w:tcPr>
          <w:p w14:paraId="7BF9E53C" w14:textId="7DD772AB" w:rsidR="00A83985" w:rsidRDefault="00A83985" w:rsidP="001B1887">
            <w:pPr>
              <w:jc w:val="center"/>
            </w:pPr>
            <w:r>
              <w:rPr>
                <w:noProof/>
              </w:rPr>
              <w:drawing>
                <wp:inline distT="0" distB="0" distL="0" distR="0" wp14:anchorId="4D56F678" wp14:editId="5910865B">
                  <wp:extent cx="2048256" cy="4325112"/>
                  <wp:effectExtent l="0" t="0" r="9525"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c>
          <w:tcPr>
            <w:tcW w:w="4530" w:type="dxa"/>
          </w:tcPr>
          <w:p w14:paraId="3CDC1C45" w14:textId="72FC9633" w:rsidR="00A83985" w:rsidRDefault="00A83985" w:rsidP="001A2A84">
            <w:pPr>
              <w:jc w:val="center"/>
            </w:pPr>
            <w:r>
              <w:rPr>
                <w:noProof/>
              </w:rPr>
              <w:drawing>
                <wp:inline distT="0" distB="0" distL="0" distR="0" wp14:anchorId="5F1B20EE" wp14:editId="48FE45BF">
                  <wp:extent cx="2048256" cy="4325112"/>
                  <wp:effectExtent l="0" t="0" r="9525" b="0"/>
                  <wp:docPr id="25" name="Picture 2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r>
    </w:tbl>
    <w:p w14:paraId="559684A6" w14:textId="4DB9DDE0" w:rsidR="00A83985" w:rsidRPr="00A83985" w:rsidRDefault="00A83985" w:rsidP="00A83985">
      <w:pPr>
        <w:pStyle w:val="Caption"/>
      </w:pPr>
      <w:bookmarkStart w:id="113" w:name="_Toc110206908"/>
      <w:r>
        <w:t>Hình 4.2 Giao diện đăng kí</w:t>
      </w:r>
      <w:bookmarkEnd w:id="113"/>
    </w:p>
    <w:p w14:paraId="1B6914BB" w14:textId="06191EC7" w:rsidR="00A83985" w:rsidRDefault="00A83985" w:rsidP="00A83985">
      <w:pPr>
        <w:ind w:firstLine="720"/>
      </w:pPr>
      <w:r>
        <w:t>Người dùng nhập các thông tin cá nhân vào các mục để tiến hành đăng kí. Hiện tại em đang validate thông tin người dùng như sau:</w:t>
      </w:r>
    </w:p>
    <w:p w14:paraId="0CBE6867" w14:textId="614FC7DE" w:rsidR="00A83985" w:rsidRDefault="00A83985" w:rsidP="00A83985">
      <w:pPr>
        <w:pStyle w:val="ListParagraph"/>
        <w:numPr>
          <w:ilvl w:val="0"/>
          <w:numId w:val="18"/>
        </w:numPr>
      </w:pPr>
      <w:r>
        <w:t>Các mục đều yêu cầu nhập, nếu không sẽ đều báo lỗi</w:t>
      </w:r>
    </w:p>
    <w:p w14:paraId="4CB379F9" w14:textId="45C34568" w:rsidR="00A83985" w:rsidRDefault="00A83985" w:rsidP="00A83985">
      <w:pPr>
        <w:pStyle w:val="ListParagraph"/>
        <w:numPr>
          <w:ilvl w:val="0"/>
          <w:numId w:val="18"/>
        </w:numPr>
      </w:pPr>
      <w:r>
        <w:t>Mật khẩu đăng nhập và phần xác nhận lại phải trùng khớp</w:t>
      </w:r>
    </w:p>
    <w:p w14:paraId="6F4A869D" w14:textId="1E5F0B5E" w:rsidR="00A83985" w:rsidRDefault="00A83985" w:rsidP="00A83985">
      <w:pPr>
        <w:pStyle w:val="ListParagraph"/>
        <w:numPr>
          <w:ilvl w:val="0"/>
          <w:numId w:val="18"/>
        </w:numPr>
      </w:pPr>
      <w:r>
        <w:t>Email phải tồn tại</w:t>
      </w:r>
    </w:p>
    <w:p w14:paraId="21177EA3" w14:textId="44F61A20" w:rsidR="005111B2" w:rsidRDefault="00A83985" w:rsidP="005111B2">
      <w:pPr>
        <w:pStyle w:val="ListParagraph"/>
        <w:numPr>
          <w:ilvl w:val="0"/>
          <w:numId w:val="18"/>
        </w:numPr>
      </w:pPr>
      <w:r>
        <w:t xml:space="preserve">Riêng phần nhập địa chỉ, để tiện lợi cho người dùng và trên hết là đảm bảo tính chính xác của thông tin người dùng nhập vào (địa chỉ có thật) thì em quyết định </w:t>
      </w:r>
      <w:r>
        <w:lastRenderedPageBreak/>
        <w:t>cho phép người dùng chọn lần lượt: tỉnh/thành phố; quận/huyện; phường/xã. Để làm được điều này thì trong cơ sở dữ liệu em đã có được dữ liệu tất cả các tỉnh, huyện, xã của Việt Nam. Các dữ liệu này nằm trong 3 bảng city, district, ward trong DB.</w:t>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3"/>
        <w:gridCol w:w="5697"/>
      </w:tblGrid>
      <w:tr w:rsidR="005111B2" w14:paraId="6EEBDBE1" w14:textId="77777777" w:rsidTr="005111B2">
        <w:tc>
          <w:tcPr>
            <w:tcW w:w="3483" w:type="dxa"/>
          </w:tcPr>
          <w:p w14:paraId="0BFFCA33" w14:textId="46435262" w:rsidR="00A83985" w:rsidRDefault="005111B2" w:rsidP="001B1887">
            <w:pPr>
              <w:jc w:val="center"/>
            </w:pPr>
            <w:r>
              <w:rPr>
                <w:noProof/>
              </w:rPr>
              <w:drawing>
                <wp:inline distT="0" distB="0" distL="0" distR="0" wp14:anchorId="1FBC5CA9" wp14:editId="183B77D1">
                  <wp:extent cx="2048256" cy="4325112"/>
                  <wp:effectExtent l="0" t="0" r="9525" b="0"/>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c>
          <w:tcPr>
            <w:tcW w:w="5697" w:type="dxa"/>
          </w:tcPr>
          <w:p w14:paraId="7F45DBF3" w14:textId="77777777" w:rsidR="005111B2" w:rsidRDefault="005111B2" w:rsidP="001B1887">
            <w:pPr>
              <w:pStyle w:val="Caption"/>
            </w:pPr>
          </w:p>
          <w:p w14:paraId="6EFCAFA9" w14:textId="55F3A676" w:rsidR="00A83985" w:rsidRDefault="005111B2" w:rsidP="001A2A84">
            <w:pPr>
              <w:jc w:val="center"/>
            </w:pPr>
            <w:r w:rsidRPr="005111B2">
              <w:rPr>
                <w:noProof/>
              </w:rPr>
              <w:drawing>
                <wp:inline distT="0" distB="0" distL="0" distR="0" wp14:anchorId="2FCDFFA0" wp14:editId="4719B596">
                  <wp:extent cx="3310631" cy="1971923"/>
                  <wp:effectExtent l="0" t="0" r="4445" b="9525"/>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rotWithShape="1">
                          <a:blip r:embed="rId45"/>
                          <a:srcRect l="8881" t="2356" r="3232" b="22282"/>
                          <a:stretch/>
                        </pic:blipFill>
                        <pic:spPr bwMode="auto">
                          <a:xfrm>
                            <a:off x="0" y="0"/>
                            <a:ext cx="3349821" cy="1995266"/>
                          </a:xfrm>
                          <a:prstGeom prst="rect">
                            <a:avLst/>
                          </a:prstGeom>
                          <a:ln>
                            <a:noFill/>
                          </a:ln>
                          <a:extLst>
                            <a:ext uri="{53640926-AAD7-44D8-BBD7-CCE9431645EC}">
                              <a14:shadowObscured xmlns:a14="http://schemas.microsoft.com/office/drawing/2010/main"/>
                            </a:ext>
                          </a:extLst>
                        </pic:spPr>
                      </pic:pic>
                    </a:graphicData>
                  </a:graphic>
                </wp:inline>
              </w:drawing>
            </w:r>
          </w:p>
        </w:tc>
      </w:tr>
    </w:tbl>
    <w:p w14:paraId="05D1E647" w14:textId="224B8584" w:rsidR="00A83985" w:rsidRDefault="00A83985" w:rsidP="00A83985">
      <w:pPr>
        <w:pStyle w:val="Caption"/>
      </w:pPr>
      <w:r>
        <w:tab/>
      </w:r>
      <w:bookmarkStart w:id="114" w:name="_Toc110206909"/>
      <w:r>
        <w:t>Hình 4.3 Validate thành công và click đăng kí</w:t>
      </w:r>
      <w:bookmarkEnd w:id="114"/>
    </w:p>
    <w:p w14:paraId="2C8D3387" w14:textId="611A6C5F" w:rsidR="00A83985" w:rsidRDefault="00A83985" w:rsidP="00A83985">
      <w:pPr>
        <w:ind w:firstLine="720"/>
      </w:pPr>
      <w:r w:rsidRPr="00A83985">
        <w:t xml:space="preserve">Sau khi đã nhập thông tin đầy đủ và validate thành công </w:t>
      </w:r>
      <w:r>
        <w:t>thì người dùng sẽ phải chờ 1 khoảng thời gian tầm 10 đến 15 giấy để server tiền hành gửi thông báo đến mail vừa đăng kí.</w:t>
      </w:r>
      <w:r w:rsidR="005111B2">
        <w:t xml:space="preserve"> Trong hộp thư của người dùng sẽ có email với nội dung như hình bên phải.</w:t>
      </w:r>
    </w:p>
    <w:p w14:paraId="4DBC63BC" w14:textId="4F4AFA5D" w:rsidR="005111B2" w:rsidRDefault="005111B2" w:rsidP="00A83985">
      <w:pPr>
        <w:ind w:firstLine="720"/>
      </w:pPr>
    </w:p>
    <w:p w14:paraId="0A739E2D" w14:textId="1087D667" w:rsidR="005111B2" w:rsidRDefault="005111B2" w:rsidP="00A83985">
      <w:pPr>
        <w:ind w:firstLine="720"/>
      </w:pPr>
    </w:p>
    <w:p w14:paraId="4638EDC8" w14:textId="6D74A270" w:rsidR="005111B2" w:rsidRDefault="005111B2" w:rsidP="00A83985">
      <w:pPr>
        <w:ind w:firstLine="720"/>
      </w:pPr>
    </w:p>
    <w:p w14:paraId="2E888D03" w14:textId="47967C57" w:rsidR="003206C3" w:rsidRDefault="003206C3" w:rsidP="00A83985">
      <w:pPr>
        <w:ind w:firstLine="720"/>
      </w:pPr>
    </w:p>
    <w:p w14:paraId="732CDDAF" w14:textId="77777777" w:rsidR="003206C3" w:rsidRDefault="003206C3" w:rsidP="00A83985">
      <w:pPr>
        <w:ind w:firstLine="720"/>
      </w:pPr>
    </w:p>
    <w:p w14:paraId="7714EC61" w14:textId="42E114E3" w:rsidR="00A83985" w:rsidRDefault="00A83985" w:rsidP="00A83985">
      <w:pPr>
        <w:pStyle w:val="Heading3"/>
      </w:pPr>
      <w:bookmarkStart w:id="115" w:name="_Toc110206881"/>
      <w:r>
        <w:lastRenderedPageBreak/>
        <w:t>Giao diện kích hoạt tài khoản</w:t>
      </w:r>
      <w:bookmarkEnd w:id="115"/>
    </w:p>
    <w:p w14:paraId="0FDEB28E" w14:textId="6B0107E9" w:rsidR="003206C3" w:rsidRDefault="005111B2" w:rsidP="005111B2">
      <w:pPr>
        <w:ind w:firstLine="720"/>
      </w:pPr>
      <w:r>
        <w:t xml:space="preserve">Người dùng tiến hành nhập mã code vào trang kích hoạt tài khoản. </w:t>
      </w:r>
      <w:r w:rsidR="003206C3">
        <w:t>Mã code được tạo bằng cách ghép 1 số 4 chứ số bất kì và số khoảng thời gian từ thời điểm đăng kí tới năm 1970 tính theo mili giây. Với cách này thì gần như không bao giờ có 2 mã code trùng nhau.</w:t>
      </w:r>
    </w:p>
    <w:p w14:paraId="4FEB218E" w14:textId="237F013A" w:rsidR="00A83985" w:rsidRPr="00A83985" w:rsidRDefault="005111B2" w:rsidP="005111B2">
      <w:pPr>
        <w:ind w:firstLine="720"/>
      </w:pPr>
      <w:r>
        <w:t>Nếu</w:t>
      </w:r>
      <w:r w:rsidR="00B21783">
        <w:t xml:space="preserve"> nhập</w:t>
      </w:r>
      <w:r>
        <w:t xml:space="preserve"> mã code sai thì sẽ thông báo lỗi, nếu mã code đúng thì sẽ kích hoạt tài khoản thành công và chuyển về trang đăng nhập. Sau đó người dùng đăng nhập để vào trang chủ.</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530"/>
      </w:tblGrid>
      <w:tr w:rsidR="00A83985" w14:paraId="72D4500C" w14:textId="77777777" w:rsidTr="001B1887">
        <w:tc>
          <w:tcPr>
            <w:tcW w:w="4529" w:type="dxa"/>
          </w:tcPr>
          <w:p w14:paraId="326EA66E" w14:textId="65E0B518" w:rsidR="00A83985" w:rsidRDefault="00A83985" w:rsidP="001B1887">
            <w:pPr>
              <w:jc w:val="center"/>
            </w:pPr>
            <w:r>
              <w:rPr>
                <w:noProof/>
              </w:rPr>
              <w:drawing>
                <wp:inline distT="0" distB="0" distL="0" distR="0" wp14:anchorId="789048D6" wp14:editId="10DE8A9D">
                  <wp:extent cx="2048256" cy="4325112"/>
                  <wp:effectExtent l="0" t="0" r="9525"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c>
          <w:tcPr>
            <w:tcW w:w="4530" w:type="dxa"/>
          </w:tcPr>
          <w:p w14:paraId="59F3A380" w14:textId="18F35E90" w:rsidR="00A83985" w:rsidRDefault="00A83985" w:rsidP="001A2A84">
            <w:pPr>
              <w:jc w:val="center"/>
            </w:pPr>
            <w:r>
              <w:rPr>
                <w:noProof/>
              </w:rPr>
              <w:drawing>
                <wp:inline distT="0" distB="0" distL="0" distR="0" wp14:anchorId="4B7F8504" wp14:editId="08E1C283">
                  <wp:extent cx="2048256" cy="4325112"/>
                  <wp:effectExtent l="0" t="0" r="9525"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r>
    </w:tbl>
    <w:p w14:paraId="03584186" w14:textId="1106EC9F" w:rsidR="005111B2" w:rsidRDefault="005111B2" w:rsidP="005111B2">
      <w:pPr>
        <w:pStyle w:val="Caption"/>
      </w:pPr>
      <w:bookmarkStart w:id="116" w:name="_Toc110206910"/>
      <w:r>
        <w:t>Hình 4.4 Giao diện kích hoạt tài khoản</w:t>
      </w:r>
      <w:bookmarkEnd w:id="116"/>
    </w:p>
    <w:p w14:paraId="51B056DE" w14:textId="75016AF2" w:rsidR="005111B2" w:rsidRDefault="005111B2" w:rsidP="005111B2"/>
    <w:p w14:paraId="5270C01F" w14:textId="4A8748FE" w:rsidR="005111B2" w:rsidRDefault="005111B2" w:rsidP="005111B2"/>
    <w:p w14:paraId="4308090C" w14:textId="264FE3DB" w:rsidR="005111B2" w:rsidRDefault="005111B2" w:rsidP="005111B2"/>
    <w:p w14:paraId="61E521DF" w14:textId="2E5155A2" w:rsidR="005111B2" w:rsidRDefault="005111B2" w:rsidP="005111B2"/>
    <w:p w14:paraId="324ACF57" w14:textId="77777777" w:rsidR="005111B2" w:rsidRPr="005111B2" w:rsidRDefault="005111B2" w:rsidP="005111B2"/>
    <w:p w14:paraId="5DE81B21" w14:textId="45D01D82" w:rsidR="005111B2" w:rsidRPr="005111B2" w:rsidRDefault="005111B2" w:rsidP="005111B2">
      <w:pPr>
        <w:pStyle w:val="Heading3"/>
      </w:pPr>
      <w:bookmarkStart w:id="117" w:name="_Toc110206882"/>
      <w:r>
        <w:lastRenderedPageBreak/>
        <w:t>Giao diện trang chủ</w:t>
      </w:r>
      <w:bookmarkEnd w:id="1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530"/>
      </w:tblGrid>
      <w:tr w:rsidR="005111B2" w14:paraId="5DB1048D" w14:textId="77777777" w:rsidTr="001B1887">
        <w:tc>
          <w:tcPr>
            <w:tcW w:w="4529" w:type="dxa"/>
          </w:tcPr>
          <w:p w14:paraId="3F43BECC" w14:textId="54112EA4" w:rsidR="005111B2" w:rsidRDefault="003206C3" w:rsidP="001B1887">
            <w:pPr>
              <w:jc w:val="center"/>
            </w:pPr>
            <w:r>
              <w:rPr>
                <w:noProof/>
              </w:rPr>
              <w:drawing>
                <wp:inline distT="0" distB="0" distL="0" distR="0" wp14:anchorId="32371E9F" wp14:editId="06DD7289">
                  <wp:extent cx="2048256" cy="4325112"/>
                  <wp:effectExtent l="0" t="0" r="9525" b="0"/>
                  <wp:docPr id="40" name="Picture 4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Map&#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c>
          <w:tcPr>
            <w:tcW w:w="4530" w:type="dxa"/>
          </w:tcPr>
          <w:p w14:paraId="24FB747F" w14:textId="5B582AA9" w:rsidR="005111B2" w:rsidRDefault="00CA066C" w:rsidP="001A2A84">
            <w:pPr>
              <w:jc w:val="center"/>
            </w:pPr>
            <w:r>
              <w:rPr>
                <w:noProof/>
              </w:rPr>
              <w:drawing>
                <wp:inline distT="0" distB="0" distL="0" distR="0" wp14:anchorId="60697F31" wp14:editId="79F791D1">
                  <wp:extent cx="2048256" cy="4325112"/>
                  <wp:effectExtent l="0" t="0" r="9525" b="0"/>
                  <wp:docPr id="42" name="Picture 4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Map&#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r>
    </w:tbl>
    <w:p w14:paraId="0ECF5599" w14:textId="1E1F7970" w:rsidR="00CA066C" w:rsidRDefault="00CA066C" w:rsidP="00CA066C">
      <w:pPr>
        <w:pStyle w:val="Caption"/>
      </w:pPr>
      <w:bookmarkStart w:id="118" w:name="_Toc110206911"/>
      <w:r>
        <w:t>Hình 4.5 Giao diện trang chủ</w:t>
      </w:r>
      <w:bookmarkEnd w:id="118"/>
    </w:p>
    <w:p w14:paraId="3AD7CD6A" w14:textId="687FACE0" w:rsidR="005111B2" w:rsidRDefault="00CA066C" w:rsidP="00CA066C">
      <w:pPr>
        <w:ind w:firstLine="720"/>
      </w:pPr>
      <w:r>
        <w:t>Hình bên trái là giao diện trang chủ với 2 chức năng chính:</w:t>
      </w:r>
    </w:p>
    <w:p w14:paraId="0517F561" w14:textId="17661831" w:rsidR="00CA066C" w:rsidRDefault="00CA066C" w:rsidP="00CA066C">
      <w:pPr>
        <w:pStyle w:val="ListParagraph"/>
        <w:numPr>
          <w:ilvl w:val="0"/>
          <w:numId w:val="18"/>
        </w:numPr>
      </w:pPr>
      <w:r w:rsidRPr="00CA066C">
        <w:rPr>
          <w:b/>
          <w:bCs/>
        </w:rPr>
        <w:t>Chỉ đường đi đến bãi đỗ xe muốn đến</w:t>
      </w:r>
      <w:r>
        <w:t>. Đầu tiên người dùng nhập địa chỉ vào vùng tìm kiếm hoặc có thể dùng GPS để chọn vị trí hiện tại làm điểm xuất phát. Tiếp theo chọn điểm đến là 1 trong các bãi đỗ xe có sẵn trong database. Hệ thống sẽ tự hiện thị tuyến đường đi lên google map như hình bên phải</w:t>
      </w:r>
    </w:p>
    <w:p w14:paraId="500CC2C0" w14:textId="34EA8769" w:rsidR="00CA066C" w:rsidRDefault="00CA066C" w:rsidP="00CA066C">
      <w:pPr>
        <w:pStyle w:val="ListParagraph"/>
        <w:numPr>
          <w:ilvl w:val="0"/>
          <w:numId w:val="18"/>
        </w:numPr>
      </w:pPr>
      <w:r>
        <w:rPr>
          <w:b/>
          <w:bCs/>
        </w:rPr>
        <w:t>Quét mã QR</w:t>
      </w:r>
      <w:r>
        <w:t>. Sau khi đến bến đỗ xe, chọn 1 xe muốn thuê và click vào phần mở khoá để chuyển sang giao diện quét mã QR cho người dùng.</w:t>
      </w:r>
    </w:p>
    <w:p w14:paraId="24598809" w14:textId="61ADDA9C" w:rsidR="00CA066C" w:rsidRDefault="00CA066C" w:rsidP="00CA066C">
      <w:pPr>
        <w:pStyle w:val="Heading3"/>
      </w:pPr>
      <w:bookmarkStart w:id="119" w:name="_Toc110206883"/>
      <w:r>
        <w:lastRenderedPageBreak/>
        <w:t>Giao diện menu và xem lại lịch sử</w:t>
      </w:r>
      <w:bookmarkEnd w:id="1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530"/>
      </w:tblGrid>
      <w:tr w:rsidR="00CA066C" w14:paraId="6387821E" w14:textId="77777777" w:rsidTr="00CA066C">
        <w:tc>
          <w:tcPr>
            <w:tcW w:w="4529" w:type="dxa"/>
          </w:tcPr>
          <w:p w14:paraId="3A59FB87" w14:textId="115AD049" w:rsidR="00CA066C" w:rsidRDefault="00CA066C" w:rsidP="001B1887">
            <w:pPr>
              <w:jc w:val="center"/>
            </w:pPr>
            <w:r>
              <w:rPr>
                <w:noProof/>
              </w:rPr>
              <w:drawing>
                <wp:inline distT="0" distB="0" distL="0" distR="0" wp14:anchorId="63F54813" wp14:editId="4AC9753C">
                  <wp:extent cx="2048256" cy="4325112"/>
                  <wp:effectExtent l="0" t="0" r="9525" b="0"/>
                  <wp:docPr id="45" name="Picture 4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Map&#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c>
          <w:tcPr>
            <w:tcW w:w="4530" w:type="dxa"/>
          </w:tcPr>
          <w:p w14:paraId="29134695" w14:textId="5C87969C" w:rsidR="00CA066C" w:rsidRDefault="00CA066C" w:rsidP="001A2A84">
            <w:pPr>
              <w:jc w:val="center"/>
            </w:pPr>
            <w:r>
              <w:rPr>
                <w:noProof/>
              </w:rPr>
              <w:drawing>
                <wp:inline distT="0" distB="0" distL="0" distR="0" wp14:anchorId="58A9CFAA" wp14:editId="56387664">
                  <wp:extent cx="2048256" cy="4325112"/>
                  <wp:effectExtent l="0" t="0" r="9525" b="0"/>
                  <wp:docPr id="48" name="Picture 4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Map&#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r>
    </w:tbl>
    <w:p w14:paraId="01DFAB8B" w14:textId="17A787F8" w:rsidR="00CA066C" w:rsidRDefault="00CA066C" w:rsidP="00CA066C">
      <w:pPr>
        <w:pStyle w:val="Caption"/>
      </w:pPr>
      <w:bookmarkStart w:id="120" w:name="_Toc110206912"/>
      <w:r>
        <w:t>Hình 4.6 Giao diện menu và xem lại lịch sử</w:t>
      </w:r>
      <w:bookmarkEnd w:id="120"/>
    </w:p>
    <w:p w14:paraId="2157A4CC" w14:textId="4996EC27" w:rsidR="00CA066C" w:rsidRDefault="00CA066C" w:rsidP="00CA066C">
      <w:r>
        <w:tab/>
        <w:t>Khi click vào icon menu thì sẽ hiển thị giao diện menu như bên trái. Phía trên menu hiển thị họ tên người dùng và button đăng xuất. Phía thân menu gồm 3 item tương ứng với 3 trang: trang chủ, trang xem lại lịch sử các chuyến đi, trang xem thông tin của tài khoản. Khi click vào item lịch sử các chuyến đi sẽ hiển thị các thông tin về các chuyến đi như ngày đi, thời gian đi, phương thức thanh toán… Click vào mỗi chuyến đi sẽ hiển thị như hình bên phải giúp xe lại được tuyến đường đã đi trong lần thuê xe đó.</w:t>
      </w:r>
    </w:p>
    <w:p w14:paraId="3DEE7367" w14:textId="7FCE0B15" w:rsidR="00CA066C" w:rsidRDefault="00CA066C" w:rsidP="00CA066C"/>
    <w:p w14:paraId="1E8C2E93" w14:textId="02E38051" w:rsidR="00CA066C" w:rsidRDefault="00CA066C" w:rsidP="00CA066C"/>
    <w:p w14:paraId="6CBE5EC4" w14:textId="5E468003" w:rsidR="00CA066C" w:rsidRDefault="00CA066C" w:rsidP="00CA066C"/>
    <w:p w14:paraId="51A9D8C4" w14:textId="7BEDC3B2" w:rsidR="00CA066C" w:rsidRDefault="00CA066C" w:rsidP="00CA066C"/>
    <w:p w14:paraId="6B798477" w14:textId="2FDBAC5D" w:rsidR="00CA066C" w:rsidRDefault="00CA066C" w:rsidP="00CA066C"/>
    <w:p w14:paraId="19702B41" w14:textId="7F380A51" w:rsidR="00CA066C" w:rsidRDefault="00CA066C" w:rsidP="00CA066C"/>
    <w:p w14:paraId="23F0BDFD" w14:textId="5B1DF597" w:rsidR="00CA066C" w:rsidRDefault="00CA066C" w:rsidP="00CA066C">
      <w:pPr>
        <w:pStyle w:val="Heading3"/>
      </w:pPr>
      <w:bookmarkStart w:id="121" w:name="_Toc110206884"/>
      <w:r>
        <w:lastRenderedPageBreak/>
        <w:t>Giao diện thuê xe</w:t>
      </w:r>
      <w:bookmarkEnd w:id="121"/>
    </w:p>
    <w:p w14:paraId="2A104B10" w14:textId="56692E5F" w:rsidR="00CA066C" w:rsidRDefault="00CA066C" w:rsidP="00CA066C">
      <w:pPr>
        <w:ind w:firstLine="720"/>
      </w:pPr>
      <w:r>
        <w:t xml:space="preserve">Đều tiên muốn thuê được xe cần quét Mã QR được in trên xe. Như đã trình bày trong Chương 3, em đã thiết kế một trang web giúp mô phỏng lại các Device ngoài đời thật. </w:t>
      </w:r>
    </w:p>
    <w:p w14:paraId="53639307" w14:textId="1C24DC17" w:rsidR="00CA066C" w:rsidRDefault="00CA066C" w:rsidP="00CA066C">
      <w:r w:rsidRPr="00CA066C">
        <w:rPr>
          <w:noProof/>
        </w:rPr>
        <w:drawing>
          <wp:inline distT="0" distB="0" distL="0" distR="0" wp14:anchorId="2669B966" wp14:editId="63804A0C">
            <wp:extent cx="5758815" cy="1709530"/>
            <wp:effectExtent l="0" t="0" r="0" b="5080"/>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Qr code&#10;&#10;Description automatically generated"/>
                    <pic:cNvPicPr/>
                  </pic:nvPicPr>
                  <pic:blipFill rotWithShape="1">
                    <a:blip r:embed="rId52"/>
                    <a:srcRect b="12478"/>
                    <a:stretch/>
                  </pic:blipFill>
                  <pic:spPr bwMode="auto">
                    <a:xfrm>
                      <a:off x="0" y="0"/>
                      <a:ext cx="5758815" cy="1709530"/>
                    </a:xfrm>
                    <a:prstGeom prst="rect">
                      <a:avLst/>
                    </a:prstGeom>
                    <a:ln>
                      <a:noFill/>
                    </a:ln>
                    <a:extLst>
                      <a:ext uri="{53640926-AAD7-44D8-BBD7-CCE9431645EC}">
                        <a14:shadowObscured xmlns:a14="http://schemas.microsoft.com/office/drawing/2010/main"/>
                      </a:ext>
                    </a:extLst>
                  </pic:spPr>
                </pic:pic>
              </a:graphicData>
            </a:graphic>
          </wp:inline>
        </w:drawing>
      </w:r>
    </w:p>
    <w:p w14:paraId="48804E94" w14:textId="345870D3" w:rsidR="00CA066C" w:rsidRDefault="00CA066C" w:rsidP="00CA066C">
      <w:pPr>
        <w:pStyle w:val="Caption"/>
      </w:pPr>
      <w:bookmarkStart w:id="122" w:name="_Toc110206913"/>
      <w:r>
        <w:t>Hình 4.7 Website mô phỏng Device</w:t>
      </w:r>
      <w:bookmarkEnd w:id="122"/>
    </w:p>
    <w:p w14:paraId="0EEEDE4B" w14:textId="69D5C7C5" w:rsidR="00CA066C" w:rsidRDefault="00CA066C" w:rsidP="00CA066C">
      <w:r w:rsidRPr="00CA066C">
        <w:t xml:space="preserve">Giao diện chứa 1 bảng, mỗi hàng trong bảng </w:t>
      </w:r>
      <w:r>
        <w:t>chứa các thông tin sau:</w:t>
      </w:r>
    </w:p>
    <w:p w14:paraId="0EF21716" w14:textId="495DB5F2" w:rsidR="00CA066C" w:rsidRDefault="00CA066C" w:rsidP="00CA066C">
      <w:pPr>
        <w:pStyle w:val="ListParagraph"/>
        <w:numPr>
          <w:ilvl w:val="0"/>
          <w:numId w:val="18"/>
        </w:numPr>
      </w:pPr>
      <w:r>
        <w:t>Các t</w:t>
      </w:r>
      <w:r w:rsidRPr="00CA066C">
        <w:t xml:space="preserve">hông tin 1 bike </w:t>
      </w:r>
      <w:r>
        <w:t>và</w:t>
      </w:r>
      <w:r w:rsidRPr="00CA066C">
        <w:t xml:space="preserve"> 1 device tương ứng</w:t>
      </w:r>
      <w:r>
        <w:t xml:space="preserve"> với bike đó</w:t>
      </w:r>
    </w:p>
    <w:p w14:paraId="2CA2F13D" w14:textId="09A06D1D" w:rsidR="00CA066C" w:rsidRDefault="00CA066C" w:rsidP="00CA066C">
      <w:pPr>
        <w:pStyle w:val="ListParagraph"/>
        <w:numPr>
          <w:ilvl w:val="0"/>
          <w:numId w:val="18"/>
        </w:numPr>
      </w:pPr>
      <w:r>
        <w:t>M</w:t>
      </w:r>
      <w:r w:rsidRPr="00CA066C">
        <w:t>ã QR tương ứng với bikeId</w:t>
      </w:r>
    </w:p>
    <w:p w14:paraId="6E1DBFAE" w14:textId="60E9B3C4" w:rsidR="00CA066C" w:rsidRDefault="00CA066C" w:rsidP="00CA066C">
      <w:pPr>
        <w:pStyle w:val="ListParagraph"/>
        <w:numPr>
          <w:ilvl w:val="0"/>
          <w:numId w:val="18"/>
        </w:numPr>
      </w:pPr>
      <w:r>
        <w:t>N</w:t>
      </w:r>
      <w:r w:rsidRPr="00CA066C">
        <w:t xml:space="preserve">út cho phép đóng khóa, </w:t>
      </w:r>
    </w:p>
    <w:p w14:paraId="3FED3095" w14:textId="7BF6E764" w:rsidR="00CA066C" w:rsidRDefault="00CA066C" w:rsidP="00CA066C">
      <w:pPr>
        <w:pStyle w:val="ListParagraph"/>
        <w:numPr>
          <w:ilvl w:val="0"/>
          <w:numId w:val="18"/>
        </w:numPr>
      </w:pPr>
      <w:r>
        <w:t>N</w:t>
      </w:r>
      <w:r w:rsidRPr="00CA066C">
        <w:t xml:space="preserve">út cho phép mô phỏng đẩy MQTT message cập nhật </w:t>
      </w:r>
      <w:r>
        <w:t xml:space="preserve">toạ độ </w:t>
      </w:r>
      <w:r w:rsidRPr="00CA066C">
        <w:t>lat và long từ device lên server</w:t>
      </w:r>
      <w:r>
        <w:t>. Đây là hành động mô phỏng cho hành động người dùng lái xe đạp trong thực tế.</w:t>
      </w:r>
    </w:p>
    <w:p w14:paraId="636F15BF" w14:textId="329C77FE" w:rsidR="00CA066C" w:rsidRDefault="00CA066C" w:rsidP="00CA066C">
      <w:pPr>
        <w:pStyle w:val="ListParagraph"/>
        <w:numPr>
          <w:ilvl w:val="0"/>
          <w:numId w:val="18"/>
        </w:numPr>
      </w:pPr>
      <w:r>
        <w:t>Hình ảnh hiển thị Status của Device, nếu khoá được mở sẽ cập nhật lại hiển thị thành hình ảnh ổ khoá được mở</w:t>
      </w:r>
    </w:p>
    <w:p w14:paraId="03FECB90" w14:textId="04A67156" w:rsidR="00CA066C" w:rsidRDefault="00CA066C" w:rsidP="00CA066C">
      <w:pPr>
        <w:ind w:left="36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530"/>
      </w:tblGrid>
      <w:tr w:rsidR="00CA066C" w14:paraId="122D21F3" w14:textId="77777777" w:rsidTr="001B1887">
        <w:tc>
          <w:tcPr>
            <w:tcW w:w="4529" w:type="dxa"/>
          </w:tcPr>
          <w:p w14:paraId="3501B924" w14:textId="5C72117B" w:rsidR="00CA066C" w:rsidRDefault="00CA066C" w:rsidP="001B1887">
            <w:pPr>
              <w:jc w:val="center"/>
            </w:pPr>
            <w:r>
              <w:rPr>
                <w:noProof/>
              </w:rPr>
              <w:lastRenderedPageBreak/>
              <w:drawing>
                <wp:inline distT="0" distB="0" distL="0" distR="0" wp14:anchorId="1F1593A5" wp14:editId="00E9BB7B">
                  <wp:extent cx="2048256" cy="432511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c>
          <w:tcPr>
            <w:tcW w:w="4530" w:type="dxa"/>
          </w:tcPr>
          <w:p w14:paraId="1E287C16" w14:textId="5DF5FB1A" w:rsidR="00CA066C" w:rsidRDefault="00CA066C" w:rsidP="001A2A84">
            <w:pPr>
              <w:jc w:val="center"/>
            </w:pPr>
            <w:r>
              <w:rPr>
                <w:noProof/>
              </w:rPr>
              <w:drawing>
                <wp:inline distT="0" distB="0" distL="0" distR="0" wp14:anchorId="40AF0E77" wp14:editId="65AEFEAF">
                  <wp:extent cx="2048256" cy="4325112"/>
                  <wp:effectExtent l="0" t="0" r="9525" b="0"/>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r>
    </w:tbl>
    <w:p w14:paraId="3EBFBAE4" w14:textId="7B54F861" w:rsidR="00CA066C" w:rsidRDefault="00CA066C" w:rsidP="00CA066C">
      <w:pPr>
        <w:pStyle w:val="Caption"/>
      </w:pPr>
      <w:bookmarkStart w:id="123" w:name="_Toc110206914"/>
      <w:r>
        <w:t>Hình 4.8 Giao diện quét mã QR và hiển thị thông tin xe</w:t>
      </w:r>
      <w:bookmarkEnd w:id="123"/>
    </w:p>
    <w:p w14:paraId="227726E8" w14:textId="77777777" w:rsidR="00CA066C" w:rsidRDefault="00CA066C" w:rsidP="00CA066C">
      <w:pPr>
        <w:ind w:firstLine="360"/>
      </w:pPr>
      <w:r>
        <w:t>Trên giao diện trang chủ click vào nut quét mã QR sẽ hiển thị giao diện như hình bên dưới. Đưa máy camera vào 1 mã QR trên website lập tức chuyển đến giao diện hiển thị thông tin chi tiết các thông tin về xe như:</w:t>
      </w:r>
    </w:p>
    <w:p w14:paraId="501C5D5C" w14:textId="77777777" w:rsidR="00CA066C" w:rsidRDefault="00CA066C" w:rsidP="00CA066C">
      <w:pPr>
        <w:pStyle w:val="ListParagraph"/>
        <w:numPr>
          <w:ilvl w:val="0"/>
          <w:numId w:val="18"/>
        </w:numPr>
      </w:pPr>
      <w:r>
        <w:t>Phương thức sẽ thành toán</w:t>
      </w:r>
    </w:p>
    <w:p w14:paraId="6B366C69" w14:textId="77777777" w:rsidR="00CA066C" w:rsidRDefault="00CA066C" w:rsidP="00CA066C">
      <w:pPr>
        <w:pStyle w:val="ListParagraph"/>
        <w:numPr>
          <w:ilvl w:val="0"/>
          <w:numId w:val="18"/>
        </w:numPr>
      </w:pPr>
      <w:r>
        <w:t>Số khung xe</w:t>
      </w:r>
    </w:p>
    <w:p w14:paraId="21E9D7C1" w14:textId="77777777" w:rsidR="00CA066C" w:rsidRDefault="00CA066C" w:rsidP="00CA066C">
      <w:pPr>
        <w:pStyle w:val="ListParagraph"/>
        <w:numPr>
          <w:ilvl w:val="0"/>
          <w:numId w:val="18"/>
        </w:numPr>
      </w:pPr>
      <w:r>
        <w:t>Năm sản xuất của xe</w:t>
      </w:r>
    </w:p>
    <w:p w14:paraId="05C99C20" w14:textId="7906813E" w:rsidR="00CA066C" w:rsidRPr="00CA066C" w:rsidRDefault="00CA066C" w:rsidP="00CA066C">
      <w:pPr>
        <w:pStyle w:val="ListParagraph"/>
        <w:numPr>
          <w:ilvl w:val="0"/>
          <w:numId w:val="18"/>
        </w:numPr>
      </w:pPr>
      <w:r>
        <w:t>Phần trăm pin còn lại của xe</w:t>
      </w:r>
    </w:p>
    <w:p w14:paraId="4D1C0F35" w14:textId="1ACC6330" w:rsidR="00CA066C" w:rsidRDefault="00CA066C" w:rsidP="00CA066C">
      <w:pPr>
        <w:ind w:firstLine="360"/>
      </w:pPr>
      <w:r>
        <w:t>Người dùng click vào thuê xe để hiển thị giao diện google map và thực hiện chuyến đi. Ứng dụng sẽ chuyển sang giao diện bản đồ.</w:t>
      </w:r>
    </w:p>
    <w:p w14:paraId="6C5838DB" w14:textId="7EE4015D" w:rsidR="00CA066C" w:rsidRDefault="00CA066C" w:rsidP="00CA066C">
      <w:pPr>
        <w:ind w:firstLine="360"/>
      </w:pPr>
      <w:r>
        <w:t>Khi đó trên giao diện website mô phỏng Device, status khoá của Device thay đổi thành mở khoá như hình dưới. Việc nay mô phỏng việc ổ khoá trên Device thực tế sẽ được mở ra khi người dùng thuê xe.</w:t>
      </w:r>
    </w:p>
    <w:p w14:paraId="2EDD4FD9" w14:textId="41706F7B" w:rsidR="00CA066C" w:rsidRDefault="00CA066C" w:rsidP="00CA066C">
      <w:pPr>
        <w:jc w:val="left"/>
      </w:pPr>
      <w:r>
        <w:rPr>
          <w:noProof/>
        </w:rPr>
        <w:lastRenderedPageBreak/>
        <mc:AlternateContent>
          <mc:Choice Requires="wps">
            <w:drawing>
              <wp:anchor distT="0" distB="0" distL="114300" distR="114300" simplePos="0" relativeHeight="251659264" behindDoc="0" locked="0" layoutInCell="1" allowOverlap="1" wp14:anchorId="1171A112" wp14:editId="0A2ACCDC">
                <wp:simplePos x="0" y="0"/>
                <wp:positionH relativeFrom="column">
                  <wp:posOffset>3381818</wp:posOffset>
                </wp:positionH>
                <wp:positionV relativeFrom="paragraph">
                  <wp:posOffset>933781</wp:posOffset>
                </wp:positionV>
                <wp:extent cx="858658" cy="770725"/>
                <wp:effectExtent l="0" t="0" r="17780" b="10795"/>
                <wp:wrapNone/>
                <wp:docPr id="58" name="Rectangle 58"/>
                <wp:cNvGraphicFramePr/>
                <a:graphic xmlns:a="http://schemas.openxmlformats.org/drawingml/2006/main">
                  <a:graphicData uri="http://schemas.microsoft.com/office/word/2010/wordprocessingShape">
                    <wps:wsp>
                      <wps:cNvSpPr/>
                      <wps:spPr>
                        <a:xfrm>
                          <a:off x="0" y="0"/>
                          <a:ext cx="858658" cy="770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C07A4" id="Rectangle 58" o:spid="_x0000_s1026" style="position:absolute;margin-left:266.3pt;margin-top:73.55pt;width:67.6pt;height:6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" filled="f" strokecolor="red" strokeweight="2pt"/>
            </w:pict>
          </mc:Fallback>
        </mc:AlternateContent>
      </w:r>
      <w:r w:rsidRPr="00CA066C">
        <w:rPr>
          <w:noProof/>
        </w:rPr>
        <w:drawing>
          <wp:inline distT="0" distB="0" distL="0" distR="0" wp14:anchorId="1D17CB0F" wp14:editId="34D5C8EE">
            <wp:extent cx="5758815" cy="1639570"/>
            <wp:effectExtent l="0" t="0" r="0" b="0"/>
            <wp:docPr id="57" name="Picture 5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Qr code&#10;&#10;Description automatically generated"/>
                    <pic:cNvPicPr/>
                  </pic:nvPicPr>
                  <pic:blipFill>
                    <a:blip r:embed="rId55"/>
                    <a:stretch>
                      <a:fillRect/>
                    </a:stretch>
                  </pic:blipFill>
                  <pic:spPr>
                    <a:xfrm>
                      <a:off x="0" y="0"/>
                      <a:ext cx="5758815" cy="1639570"/>
                    </a:xfrm>
                    <a:prstGeom prst="rect">
                      <a:avLst/>
                    </a:prstGeom>
                  </pic:spPr>
                </pic:pic>
              </a:graphicData>
            </a:graphic>
          </wp:inline>
        </w:drawing>
      </w:r>
      <w:r w:rsidRPr="00CA066C">
        <w:t xml:space="preserve"> </w:t>
      </w:r>
    </w:p>
    <w:p w14:paraId="6D8AE428" w14:textId="0A534F48" w:rsidR="00CA066C" w:rsidRDefault="00CA066C" w:rsidP="00CA066C">
      <w:pPr>
        <w:pStyle w:val="Caption"/>
      </w:pPr>
      <w:bookmarkStart w:id="124" w:name="_Toc110206915"/>
      <w:r>
        <w:t>Hình 4.9 Website mô phỏng Device khi có xe được thuê</w:t>
      </w:r>
      <w:bookmarkEnd w:id="124"/>
    </w:p>
    <w:p w14:paraId="58E44AC2" w14:textId="5DFEEAB2" w:rsidR="00CA066C" w:rsidRDefault="00CA066C" w:rsidP="00CA066C">
      <w:pPr>
        <w:ind w:firstLine="720"/>
      </w:pPr>
      <w:r>
        <w:t>Click vào button đẩy tạo đổ ở xe thứ 2, website tiến hành báo cho Device MQTT client và đẩy bản tin cập nhật vị trí lên server. Server lại gửi bản tin đó lên cho User App hiển thị toạ độ lên giao diện thuê xe.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530"/>
      </w:tblGrid>
      <w:tr w:rsidR="00DA7BF1" w14:paraId="17E42ECA" w14:textId="77777777" w:rsidTr="001B1887">
        <w:tc>
          <w:tcPr>
            <w:tcW w:w="4529" w:type="dxa"/>
          </w:tcPr>
          <w:p w14:paraId="6FFB51D7" w14:textId="1AFF16AF" w:rsidR="00DA7BF1" w:rsidRDefault="00DA7BF1" w:rsidP="001B1887">
            <w:pPr>
              <w:jc w:val="center"/>
            </w:pPr>
            <w:r>
              <w:rPr>
                <w:noProof/>
              </w:rPr>
              <w:drawing>
                <wp:inline distT="0" distB="0" distL="0" distR="0" wp14:anchorId="4715EFB2" wp14:editId="744BDB74">
                  <wp:extent cx="2048256" cy="4325112"/>
                  <wp:effectExtent l="0" t="0" r="9525"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c>
          <w:tcPr>
            <w:tcW w:w="4530" w:type="dxa"/>
          </w:tcPr>
          <w:p w14:paraId="177FAB88" w14:textId="0B6D0CC6" w:rsidR="00DA7BF1" w:rsidRDefault="00DA7BF1" w:rsidP="001A2A84">
            <w:pPr>
              <w:jc w:val="center"/>
            </w:pPr>
            <w:r>
              <w:rPr>
                <w:noProof/>
              </w:rPr>
              <w:drawing>
                <wp:inline distT="0" distB="0" distL="0" distR="0" wp14:anchorId="718FBAF4" wp14:editId="235742D9">
                  <wp:extent cx="2048256" cy="4325112"/>
                  <wp:effectExtent l="0" t="0" r="9525"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02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r>
    </w:tbl>
    <w:p w14:paraId="177E89DB" w14:textId="39095FB4" w:rsidR="00DA7BF1" w:rsidRDefault="00DA7BF1" w:rsidP="00DA7BF1">
      <w:pPr>
        <w:pStyle w:val="Caption"/>
      </w:pPr>
      <w:bookmarkStart w:id="125" w:name="_Toc110206916"/>
      <w:r>
        <w:t>Hình 4.10 Tạm khoá xe và kết thúc chuyến đi</w:t>
      </w:r>
      <w:bookmarkEnd w:id="125"/>
    </w:p>
    <w:p w14:paraId="3C35A4AE" w14:textId="6F3DEB2C" w:rsidR="00A92F59" w:rsidRDefault="00CA066C" w:rsidP="00DA7BF1">
      <w:pPr>
        <w:ind w:firstLine="720"/>
      </w:pPr>
      <w:r>
        <w:t xml:space="preserve">Trong khi di chuyển, nếu muốn khoá xe tạm thời thì người dùng có thể khoá xe bằng cách khoá trực tiếp ổ khoá. Trong đồ án, em sẽ mô phỏng việc đó bằng việc click vào đóng khoá trên giao diện website. Trên giao diện thuê xe lúc này sẽ xuất hiện thông báo hỏi người dùng có muốn kết thúc chuyến đi không. Nếu </w:t>
      </w:r>
      <w:r w:rsidR="00A92F59">
        <w:t xml:space="preserve">click vào khoá xe tạm thời </w:t>
      </w:r>
      <w:r w:rsidR="00A92F59">
        <w:lastRenderedPageBreak/>
        <w:t>thì sẽ chỉ khoá Device, không kết thúc chuyến đi. Nếu click vào có sẽ kết thúc luôn chuyến đi. Ngoài ra để kết thúc chuyến đi có thể click vào button kết thúc chuyến đi ngay trên phía góc dưới bên trái giao diện.</w:t>
      </w:r>
    </w:p>
    <w:p w14:paraId="7BF73B83" w14:textId="77777777" w:rsidR="00DA7BF1" w:rsidRDefault="00DA7BF1" w:rsidP="00CA066C">
      <w:pPr>
        <w:jc w:val="left"/>
      </w:pPr>
    </w:p>
    <w:p w14:paraId="78FA9F44" w14:textId="4D80B725" w:rsidR="00A92F59" w:rsidRDefault="00A92F59" w:rsidP="00CA066C">
      <w:pPr>
        <w:jc w:val="left"/>
      </w:pPr>
      <w:r>
        <w:t>Giao diện sau khi kết thúc chuyến đi sẽ hiển thị thông tin chi tiết về chuyến đi với các thông tin như:</w:t>
      </w:r>
    </w:p>
    <w:p w14:paraId="663587CF" w14:textId="41C3FE28" w:rsidR="00A92F59" w:rsidRDefault="00A92F59" w:rsidP="00A92F59">
      <w:pPr>
        <w:pStyle w:val="ListParagraph"/>
        <w:numPr>
          <w:ilvl w:val="0"/>
          <w:numId w:val="18"/>
        </w:numPr>
        <w:jc w:val="left"/>
      </w:pPr>
      <w:r>
        <w:t>Thời gian bắt đầu</w:t>
      </w:r>
    </w:p>
    <w:p w14:paraId="16FA16F5" w14:textId="52BB9F47" w:rsidR="00A92F59" w:rsidRDefault="00A92F59" w:rsidP="00A92F59">
      <w:pPr>
        <w:pStyle w:val="ListParagraph"/>
        <w:numPr>
          <w:ilvl w:val="0"/>
          <w:numId w:val="18"/>
        </w:numPr>
        <w:jc w:val="left"/>
      </w:pPr>
      <w:r>
        <w:t>Thời gian kết thúc</w:t>
      </w:r>
    </w:p>
    <w:p w14:paraId="02DA4B20" w14:textId="66F27A53" w:rsidR="00A92F59" w:rsidRDefault="00A92F59" w:rsidP="00A92F59">
      <w:pPr>
        <w:pStyle w:val="ListParagraph"/>
        <w:numPr>
          <w:ilvl w:val="0"/>
          <w:numId w:val="18"/>
        </w:numPr>
        <w:jc w:val="left"/>
      </w:pPr>
      <w:r>
        <w:t xml:space="preserve">Tổng thời gian đã đi </w:t>
      </w:r>
    </w:p>
    <w:p w14:paraId="7F4BA25B" w14:textId="19F0B3D3" w:rsidR="00A92F59" w:rsidRDefault="00A92F59" w:rsidP="00A92F59">
      <w:pPr>
        <w:pStyle w:val="ListParagraph"/>
        <w:numPr>
          <w:ilvl w:val="0"/>
          <w:numId w:val="18"/>
        </w:numPr>
        <w:jc w:val="left"/>
      </w:pPr>
      <w:r>
        <w:t>Số Km đi được</w:t>
      </w:r>
    </w:p>
    <w:p w14:paraId="422F6DA9" w14:textId="466A1E99" w:rsidR="00DA7BF1" w:rsidRDefault="00DA7BF1" w:rsidP="00DA7BF1">
      <w:pPr>
        <w:jc w:val="left"/>
      </w:pPr>
    </w:p>
    <w:p w14:paraId="7024B3A3" w14:textId="4B0C6F2C" w:rsidR="00DA7BF1" w:rsidRDefault="00DA7BF1" w:rsidP="00DA7BF1">
      <w:pPr>
        <w:jc w:val="left"/>
      </w:pPr>
    </w:p>
    <w:p w14:paraId="3711C7AC" w14:textId="4025DF69" w:rsidR="00DA7BF1" w:rsidRDefault="00DA7BF1" w:rsidP="00DA7BF1">
      <w:pPr>
        <w:jc w:val="left"/>
      </w:pPr>
    </w:p>
    <w:p w14:paraId="07F89564" w14:textId="6687D36D" w:rsidR="00DA7BF1" w:rsidRDefault="00DA7BF1" w:rsidP="00DA7BF1">
      <w:pPr>
        <w:jc w:val="left"/>
      </w:pPr>
    </w:p>
    <w:p w14:paraId="03C6DBFC" w14:textId="7EF20EC9" w:rsidR="00DA7BF1" w:rsidRDefault="00DA7BF1" w:rsidP="00DA7BF1">
      <w:pPr>
        <w:jc w:val="left"/>
      </w:pPr>
    </w:p>
    <w:p w14:paraId="272E36B9" w14:textId="32F61ADE" w:rsidR="00DA7BF1" w:rsidRDefault="00DA7BF1" w:rsidP="00DA7BF1">
      <w:pPr>
        <w:jc w:val="left"/>
      </w:pPr>
    </w:p>
    <w:p w14:paraId="26719150" w14:textId="6DE07BA8" w:rsidR="00DA7BF1" w:rsidRDefault="00DA7BF1" w:rsidP="00DA7BF1">
      <w:pPr>
        <w:jc w:val="left"/>
      </w:pPr>
    </w:p>
    <w:p w14:paraId="57F4D4D1" w14:textId="66952845" w:rsidR="00DA7BF1" w:rsidRDefault="00DA7BF1" w:rsidP="00DA7BF1">
      <w:pPr>
        <w:jc w:val="left"/>
      </w:pPr>
    </w:p>
    <w:p w14:paraId="0336D0D0" w14:textId="68F564B2" w:rsidR="00DA7BF1" w:rsidRDefault="00DA7BF1" w:rsidP="00DA7BF1">
      <w:pPr>
        <w:jc w:val="left"/>
      </w:pPr>
    </w:p>
    <w:p w14:paraId="2924F628" w14:textId="0A041FD2" w:rsidR="00DA7BF1" w:rsidRDefault="00DA7BF1" w:rsidP="00DA7BF1">
      <w:pPr>
        <w:jc w:val="left"/>
      </w:pPr>
    </w:p>
    <w:p w14:paraId="5B45731C" w14:textId="125DDF61" w:rsidR="00DA7BF1" w:rsidRDefault="00DA7BF1" w:rsidP="00DA7BF1">
      <w:pPr>
        <w:jc w:val="left"/>
      </w:pPr>
    </w:p>
    <w:p w14:paraId="364F366D" w14:textId="17E7B131" w:rsidR="00DA7BF1" w:rsidRDefault="00DA7BF1" w:rsidP="00DA7BF1">
      <w:pPr>
        <w:jc w:val="left"/>
      </w:pPr>
    </w:p>
    <w:p w14:paraId="2E85641E" w14:textId="4E5E9908" w:rsidR="00DA7BF1" w:rsidRDefault="00DA7BF1" w:rsidP="00DA7BF1">
      <w:pPr>
        <w:jc w:val="left"/>
      </w:pPr>
    </w:p>
    <w:p w14:paraId="1E21A259" w14:textId="0B5DED07" w:rsidR="00DA7BF1" w:rsidRDefault="00DA7BF1" w:rsidP="00DA7BF1">
      <w:pPr>
        <w:jc w:val="left"/>
      </w:pPr>
    </w:p>
    <w:p w14:paraId="2D5ADDF7" w14:textId="12021DF5" w:rsidR="00DA7BF1" w:rsidRDefault="00DA7BF1" w:rsidP="00DA7BF1">
      <w:pPr>
        <w:jc w:val="left"/>
      </w:pPr>
    </w:p>
    <w:p w14:paraId="7643EF95" w14:textId="274B0E15" w:rsidR="00DA7BF1" w:rsidRDefault="00DA7BF1" w:rsidP="00DA7BF1">
      <w:pPr>
        <w:jc w:val="left"/>
      </w:pPr>
    </w:p>
    <w:p w14:paraId="70B57C1C" w14:textId="3524CD08" w:rsidR="00DA7BF1" w:rsidRDefault="00DA7BF1" w:rsidP="00DA7BF1">
      <w:pPr>
        <w:jc w:val="left"/>
      </w:pPr>
    </w:p>
    <w:p w14:paraId="5D31B6DA" w14:textId="158ACB8A" w:rsidR="00DA7BF1" w:rsidRDefault="00DA7BF1" w:rsidP="00DA7BF1">
      <w:pPr>
        <w:pStyle w:val="Heading2"/>
      </w:pPr>
      <w:bookmarkStart w:id="126" w:name="_Toc110206885"/>
      <w:r>
        <w:lastRenderedPageBreak/>
        <w:t>Giao diện trang Admin</w:t>
      </w:r>
      <w:bookmarkEnd w:id="126"/>
    </w:p>
    <w:p w14:paraId="08AF2A0E" w14:textId="3DED8E2D" w:rsidR="00DA7BF1" w:rsidRPr="00DA7BF1" w:rsidRDefault="00DA7BF1" w:rsidP="00DA7BF1">
      <w:pPr>
        <w:ind w:left="720"/>
      </w:pPr>
      <w:r>
        <w:t>Đây là giao diện khi vừa vào trang Admin</w:t>
      </w:r>
    </w:p>
    <w:p w14:paraId="580F51DC" w14:textId="5B6EF227" w:rsidR="00DA7BF1" w:rsidRDefault="00DA7BF1" w:rsidP="00DA7BF1">
      <w:r w:rsidRPr="00DA7BF1">
        <w:rPr>
          <w:noProof/>
        </w:rPr>
        <w:drawing>
          <wp:inline distT="0" distB="0" distL="0" distR="0" wp14:anchorId="5A37F24D" wp14:editId="1F48A163">
            <wp:extent cx="5758815" cy="2764095"/>
            <wp:effectExtent l="0" t="0" r="0" b="0"/>
            <wp:docPr id="61" name="Picture 6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website&#10;&#10;Description automatically generated"/>
                    <pic:cNvPicPr/>
                  </pic:nvPicPr>
                  <pic:blipFill rotWithShape="1">
                    <a:blip r:embed="rId58"/>
                    <a:srcRect t="2138"/>
                    <a:stretch/>
                  </pic:blipFill>
                  <pic:spPr bwMode="auto">
                    <a:xfrm>
                      <a:off x="0" y="0"/>
                      <a:ext cx="5758815" cy="2764095"/>
                    </a:xfrm>
                    <a:prstGeom prst="rect">
                      <a:avLst/>
                    </a:prstGeom>
                    <a:ln>
                      <a:noFill/>
                    </a:ln>
                    <a:extLst>
                      <a:ext uri="{53640926-AAD7-44D8-BBD7-CCE9431645EC}">
                        <a14:shadowObscured xmlns:a14="http://schemas.microsoft.com/office/drawing/2010/main"/>
                      </a:ext>
                    </a:extLst>
                  </pic:spPr>
                </pic:pic>
              </a:graphicData>
            </a:graphic>
          </wp:inline>
        </w:drawing>
      </w:r>
    </w:p>
    <w:p w14:paraId="770D3F37" w14:textId="57AA1F45" w:rsidR="00DA7BF1" w:rsidRDefault="00DA7BF1" w:rsidP="00DA7BF1">
      <w:pPr>
        <w:pStyle w:val="Caption"/>
      </w:pPr>
      <w:bookmarkStart w:id="127" w:name="_Toc110206917"/>
      <w:r>
        <w:t>Hình 4.11 Tạm khoá xe và kết thúc chuyến đi</w:t>
      </w:r>
      <w:bookmarkEnd w:id="127"/>
    </w:p>
    <w:p w14:paraId="4A4C9F4E" w14:textId="6D9A5FFF" w:rsidR="00DA7BF1" w:rsidRDefault="00DA7BF1" w:rsidP="00DA7BF1">
      <w:r>
        <w:tab/>
        <w:t>Sau khi đăng nhập thành công thì cho chuyến đến các trang quản lý tài nguyên của hệ thống. Hiện tại thì em đang cho phép Admin quản lý các bãi đỗ xe, các user và các lịch sử các chuyến đi.</w:t>
      </w:r>
    </w:p>
    <w:p w14:paraId="5661B1AC" w14:textId="55565D57" w:rsidR="00DA7BF1" w:rsidRDefault="00DA7BF1" w:rsidP="00DA7BF1">
      <w:r w:rsidRPr="00DA7BF1">
        <w:rPr>
          <w:noProof/>
        </w:rPr>
        <w:drawing>
          <wp:inline distT="0" distB="0" distL="0" distR="0" wp14:anchorId="10B17E3B" wp14:editId="4F56AB5D">
            <wp:extent cx="5758815" cy="990600"/>
            <wp:effectExtent l="0" t="0" r="0" b="0"/>
            <wp:docPr id="1027" name="Picture 10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1027" descr="Table&#10;&#10;Description automatically generated"/>
                    <pic:cNvPicPr/>
                  </pic:nvPicPr>
                  <pic:blipFill>
                    <a:blip r:embed="rId59"/>
                    <a:stretch>
                      <a:fillRect/>
                    </a:stretch>
                  </pic:blipFill>
                  <pic:spPr>
                    <a:xfrm>
                      <a:off x="0" y="0"/>
                      <a:ext cx="5758815" cy="990600"/>
                    </a:xfrm>
                    <a:prstGeom prst="rect">
                      <a:avLst/>
                    </a:prstGeom>
                  </pic:spPr>
                </pic:pic>
              </a:graphicData>
            </a:graphic>
          </wp:inline>
        </w:drawing>
      </w:r>
    </w:p>
    <w:p w14:paraId="6D47C0E6" w14:textId="76FE2677" w:rsidR="00DA7BF1" w:rsidRDefault="00DA7BF1" w:rsidP="00DA7BF1">
      <w:pPr>
        <w:pStyle w:val="Caption"/>
      </w:pPr>
      <w:bookmarkStart w:id="128" w:name="_Toc110206918"/>
      <w:r>
        <w:t>Hình 4.12 Trang quản lý các bãi đỗ xe</w:t>
      </w:r>
      <w:bookmarkEnd w:id="128"/>
    </w:p>
    <w:p w14:paraId="4891245A" w14:textId="178B93A4" w:rsidR="00DA7BF1" w:rsidRDefault="00DA7BF1" w:rsidP="00DA7BF1">
      <w:r w:rsidRPr="00DA7BF1">
        <w:rPr>
          <w:noProof/>
        </w:rPr>
        <w:drawing>
          <wp:inline distT="0" distB="0" distL="0" distR="0" wp14:anchorId="552B40C3" wp14:editId="655F63FB">
            <wp:extent cx="5758815" cy="1186180"/>
            <wp:effectExtent l="0" t="0" r="0" b="0"/>
            <wp:docPr id="1028" name="Picture 102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1028" descr="Table&#10;&#10;Description automatically generated with low confidence"/>
                    <pic:cNvPicPr/>
                  </pic:nvPicPr>
                  <pic:blipFill>
                    <a:blip r:embed="rId60"/>
                    <a:stretch>
                      <a:fillRect/>
                    </a:stretch>
                  </pic:blipFill>
                  <pic:spPr>
                    <a:xfrm>
                      <a:off x="0" y="0"/>
                      <a:ext cx="5758815" cy="1186180"/>
                    </a:xfrm>
                    <a:prstGeom prst="rect">
                      <a:avLst/>
                    </a:prstGeom>
                  </pic:spPr>
                </pic:pic>
              </a:graphicData>
            </a:graphic>
          </wp:inline>
        </w:drawing>
      </w:r>
    </w:p>
    <w:p w14:paraId="6EE2752D" w14:textId="2526A3A2" w:rsidR="00DA7BF1" w:rsidRDefault="00DA7BF1" w:rsidP="00DA7BF1">
      <w:pPr>
        <w:pStyle w:val="Caption"/>
      </w:pPr>
      <w:bookmarkStart w:id="129" w:name="_Toc110206919"/>
      <w:r>
        <w:t>Hình 4.12 Trang quản lý user</w:t>
      </w:r>
      <w:bookmarkEnd w:id="129"/>
    </w:p>
    <w:p w14:paraId="60ABACEE" w14:textId="351602B3" w:rsidR="00DA7BF1" w:rsidRDefault="00DA7BF1" w:rsidP="00DA7BF1"/>
    <w:p w14:paraId="28725782" w14:textId="75D92B60" w:rsidR="00DA7BF1" w:rsidRDefault="00DA7BF1" w:rsidP="00DA7BF1">
      <w:r w:rsidRPr="00DA7BF1">
        <w:rPr>
          <w:noProof/>
        </w:rPr>
        <w:lastRenderedPageBreak/>
        <w:drawing>
          <wp:inline distT="0" distB="0" distL="0" distR="0" wp14:anchorId="2761F1D2" wp14:editId="4AF5DE1A">
            <wp:extent cx="5758815" cy="2786380"/>
            <wp:effectExtent l="0" t="0" r="0" b="0"/>
            <wp:docPr id="1029" name="Picture 10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1029" descr="Table&#10;&#10;Description automatically generated"/>
                    <pic:cNvPicPr/>
                  </pic:nvPicPr>
                  <pic:blipFill>
                    <a:blip r:embed="rId61"/>
                    <a:stretch>
                      <a:fillRect/>
                    </a:stretch>
                  </pic:blipFill>
                  <pic:spPr>
                    <a:xfrm>
                      <a:off x="0" y="0"/>
                      <a:ext cx="5758815" cy="2786380"/>
                    </a:xfrm>
                    <a:prstGeom prst="rect">
                      <a:avLst/>
                    </a:prstGeom>
                  </pic:spPr>
                </pic:pic>
              </a:graphicData>
            </a:graphic>
          </wp:inline>
        </w:drawing>
      </w:r>
    </w:p>
    <w:p w14:paraId="587EACC5" w14:textId="7E222B0C" w:rsidR="00DA7BF1" w:rsidRDefault="00DA7BF1" w:rsidP="00DA7BF1">
      <w:pPr>
        <w:pStyle w:val="Caption"/>
      </w:pPr>
      <w:bookmarkStart w:id="130" w:name="_Toc110206920"/>
      <w:r>
        <w:t>Hình 4.12 Trang quản lý lịch sử các chuyến đi</w:t>
      </w:r>
      <w:bookmarkEnd w:id="130"/>
    </w:p>
    <w:p w14:paraId="7FDA7885" w14:textId="7B4E8E9C" w:rsidR="00EF2133" w:rsidRDefault="00EF2133" w:rsidP="00EF2133"/>
    <w:p w14:paraId="0FC1E019" w14:textId="1BBEE870" w:rsidR="00EF2133" w:rsidRDefault="00EF2133" w:rsidP="00EF2133"/>
    <w:p w14:paraId="05E7E3DD" w14:textId="2C1D3A3A" w:rsidR="00EF2133" w:rsidRDefault="00EF2133" w:rsidP="00EF2133"/>
    <w:p w14:paraId="784F8B99" w14:textId="1EAB6631" w:rsidR="00EF2133" w:rsidRDefault="00EF2133" w:rsidP="00EF2133"/>
    <w:p w14:paraId="307C3826" w14:textId="2882D52F" w:rsidR="00EF2133" w:rsidRDefault="00EF2133" w:rsidP="00EF2133"/>
    <w:p w14:paraId="3E393B93" w14:textId="34AF4587" w:rsidR="00EF2133" w:rsidRDefault="00EF2133" w:rsidP="00EF2133"/>
    <w:p w14:paraId="430B1EB0" w14:textId="1CA52D31" w:rsidR="00EF2133" w:rsidRDefault="00EF2133" w:rsidP="00EF2133"/>
    <w:p w14:paraId="07C36FD2" w14:textId="6FA5758C" w:rsidR="00EF2133" w:rsidRDefault="00EF2133" w:rsidP="00EF2133"/>
    <w:p w14:paraId="399B66C8" w14:textId="19C2E84A" w:rsidR="00EF2133" w:rsidRDefault="00EF2133" w:rsidP="00EF2133"/>
    <w:p w14:paraId="65562C5B" w14:textId="35F09838" w:rsidR="00EF2133" w:rsidRDefault="00EF2133" w:rsidP="00EF2133"/>
    <w:p w14:paraId="6A0C6B2B" w14:textId="79782DC1" w:rsidR="00EF2133" w:rsidRDefault="00EF2133" w:rsidP="00EF2133"/>
    <w:p w14:paraId="12803CDA" w14:textId="5CAB34DC" w:rsidR="00EF2133" w:rsidRDefault="00EF2133" w:rsidP="00EF2133"/>
    <w:p w14:paraId="2F17C892" w14:textId="3E764B0D" w:rsidR="00EF2133" w:rsidRDefault="00EF2133" w:rsidP="00EF2133"/>
    <w:p w14:paraId="5B2A0C89" w14:textId="772FC34D" w:rsidR="00EF2133" w:rsidRDefault="00EF2133" w:rsidP="00EF2133"/>
    <w:p w14:paraId="7E645183" w14:textId="69980832" w:rsidR="00EF2133" w:rsidRDefault="00EF2133" w:rsidP="00EF2133"/>
    <w:p w14:paraId="062B57FC" w14:textId="47DB08E2" w:rsidR="00EF2133" w:rsidRDefault="00EF2133" w:rsidP="00EF2133"/>
    <w:p w14:paraId="753E888A" w14:textId="6FED0322" w:rsidR="001456D2" w:rsidRDefault="001456D2" w:rsidP="001456D2">
      <w:pPr>
        <w:pStyle w:val="Heading1"/>
        <w:numPr>
          <w:ilvl w:val="0"/>
          <w:numId w:val="0"/>
        </w:numPr>
      </w:pPr>
      <w:bookmarkStart w:id="131" w:name="_Toc110206886"/>
      <w:r>
        <w:lastRenderedPageBreak/>
        <w:t>KẾT LUẬN</w:t>
      </w:r>
      <w:bookmarkEnd w:id="131"/>
    </w:p>
    <w:p w14:paraId="33C828D5" w14:textId="301A1FB1" w:rsidR="001456D2" w:rsidRDefault="001456D2" w:rsidP="001456D2">
      <w:r>
        <w:t>Cả quá trình nghiên cứu, thực hiện đồ án của em đã được trình bày qua nội dung của từng chương. Từ bước đầu tiên là xác định đề tài, lựa chọn phương pháp nghiên cứu và các kỹ thuật cần sử dụng. Sau đó tiến hành từng công đoạn theo phương án đề ra ban đầu, cải thiện các kết quả sau từng lần thực hiện. Cuối cùng em đã hoàn thành mục tiêu đề ra ban đầu của đồ án là xây dựng thành công một hệ thống cho thuê – chia sẻ xe đạp đối với người dùng trên điện thoại và admin quản lý hệ thống trên website. Từ đó cung cấp thêm một giải pháp mới với chi phí tính toán thấp cho bài toán thuê – chia sẻ xe đạp công cộng. Bên cạnh việc đạt được mục tiêu ban đầu đề ra, còn một số vấn đề em vẫn chưa giải quyết được như:</w:t>
      </w:r>
    </w:p>
    <w:p w14:paraId="20D35384" w14:textId="77777777" w:rsidR="001456D2" w:rsidRDefault="001456D2" w:rsidP="001456D2">
      <w:r>
        <w:t>Chưa có đăng nhập bằng Google, Facebook…</w:t>
      </w:r>
    </w:p>
    <w:p w14:paraId="6637A426" w14:textId="77777777" w:rsidR="001456D2" w:rsidRDefault="001456D2" w:rsidP="001456D2">
      <w:r>
        <w:t>Chưa có chức năng thanh toán cho hệ thống.</w:t>
      </w:r>
    </w:p>
    <w:p w14:paraId="7FA144A8" w14:textId="77777777" w:rsidR="001456D2" w:rsidRDefault="001456D2" w:rsidP="001456D2">
      <w:r>
        <w:t>Chưa có ứng dụng cho người dùng trên hệ điều hành IOS</w:t>
      </w:r>
    </w:p>
    <w:p w14:paraId="68D3CEB9" w14:textId="77777777" w:rsidR="001456D2" w:rsidRDefault="001456D2" w:rsidP="001456D2">
      <w:r>
        <w:t>Chưa có thiết bị khoá thực tế, em mới chỉ mô phỏng trên website.</w:t>
      </w:r>
    </w:p>
    <w:p w14:paraId="20AE8C6A" w14:textId="77777777" w:rsidR="001456D2" w:rsidRDefault="001456D2" w:rsidP="001456D2">
      <w:r>
        <w:t>Do ảnh hưởng của dịch Covid-19 nên việc thu thập dữ liệu khó khăn, dẫn tới việc nghiên cứu, trao đổi với thầy cô hướng dẫn gặp nhiều khó khăn.</w:t>
      </w:r>
    </w:p>
    <w:p w14:paraId="38F091A1" w14:textId="729E1447" w:rsidR="00EF2133" w:rsidRDefault="001456D2" w:rsidP="001456D2">
      <w:r>
        <w:t>Từ các hạn chế trên, em cũng đã tìm ra một số giải pháp có thể thực hiện trong tương lai để giải quyết. Thêm chức năng thanh toán bằng các API do các ngân hàng, ứng dụng thanh toán trực tiếp cung cấp. Tạo ứng dụng đa nên tảng bằng Framework như React native. Thiết kế khoá thiết bị khoá thực tế, v</w:t>
      </w:r>
    </w:p>
    <w:p w14:paraId="357CDB69" w14:textId="11FA091D" w:rsidR="001456D2" w:rsidRDefault="001456D2" w:rsidP="001456D2"/>
    <w:p w14:paraId="403C5954" w14:textId="663BC368" w:rsidR="001456D2" w:rsidRDefault="001456D2" w:rsidP="001456D2"/>
    <w:p w14:paraId="1DC44918" w14:textId="0E34EF2B" w:rsidR="001456D2" w:rsidRDefault="001456D2" w:rsidP="001456D2"/>
    <w:p w14:paraId="1FC8091C" w14:textId="58122B65" w:rsidR="001456D2" w:rsidRDefault="001456D2" w:rsidP="001456D2"/>
    <w:p w14:paraId="4C17B2AF" w14:textId="442EBA1E" w:rsidR="001456D2" w:rsidRDefault="001456D2" w:rsidP="001456D2"/>
    <w:p w14:paraId="4FA6E2DF" w14:textId="505A53E9" w:rsidR="001456D2" w:rsidRDefault="001456D2" w:rsidP="001456D2"/>
    <w:p w14:paraId="3451F5C0" w14:textId="474D9400" w:rsidR="001456D2" w:rsidRDefault="001456D2" w:rsidP="001456D2"/>
    <w:p w14:paraId="2687B47D" w14:textId="676B4EB3" w:rsidR="001456D2" w:rsidRPr="00EF2133" w:rsidRDefault="001456D2" w:rsidP="001456D2">
      <w:pPr>
        <w:pStyle w:val="Heading1"/>
        <w:numPr>
          <w:ilvl w:val="0"/>
          <w:numId w:val="0"/>
        </w:numPr>
      </w:pPr>
      <w:bookmarkStart w:id="132" w:name="_Toc110206887"/>
      <w:r>
        <w:lastRenderedPageBreak/>
        <w:t>TÀI LIỆU THAM KHẢO</w:t>
      </w:r>
      <w:bookmarkEnd w:id="132"/>
    </w:p>
    <w:sectPr w:rsidR="001456D2" w:rsidRPr="00EF2133" w:rsidSect="00822481">
      <w:footerReference w:type="even" r:id="rId62"/>
      <w:footerReference w:type="default" r:id="rId63"/>
      <w:pgSz w:w="11906" w:h="16838" w:code="9"/>
      <w:pgMar w:top="1134" w:right="1138" w:bottom="1411" w:left="1699" w:header="850" w:footer="432" w:gutter="0"/>
      <w:pgNumType w:start="1"/>
      <w:cols w:space="454"/>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Phung Thi Kieu Ha" w:date="2022-08-02T13:05:00Z" w:initials="PTKH">
    <w:p w14:paraId="47C1AD4D" w14:textId="77777777" w:rsidR="00510C35" w:rsidRDefault="00510C35" w:rsidP="00B269A9">
      <w:pPr>
        <w:pStyle w:val="CommentText"/>
        <w:jc w:val="left"/>
      </w:pPr>
      <w:r>
        <w:rPr>
          <w:rStyle w:val="CommentReference"/>
        </w:rPr>
        <w:annotationRef/>
      </w:r>
      <w:r>
        <w:t>Hiện không có phần khóa phần cứng, nên xét về tổng thể là chưa đầy đủ các tp của hệ thống. Em nên viết lại mục này để làm rõ: em tập trung vào vấn đề truyền thông giữa các thành phần trong hệ thống</w:t>
      </w:r>
    </w:p>
  </w:comment>
  <w:comment w:id="9" w:author="Phung Thi Kieu Ha" w:date="2022-08-02T13:09:00Z" w:initials="PTKH">
    <w:p w14:paraId="3E0CB523" w14:textId="77777777" w:rsidR="001A46DA" w:rsidRDefault="001A46DA">
      <w:pPr>
        <w:pStyle w:val="CommentText"/>
        <w:jc w:val="left"/>
      </w:pPr>
      <w:r>
        <w:rPr>
          <w:rStyle w:val="CommentReference"/>
        </w:rPr>
        <w:annotationRef/>
      </w:r>
      <w:r>
        <w:t>Chủ đề/đề tài = Hệ thống ….</w:t>
      </w:r>
    </w:p>
    <w:p w14:paraId="088DE64C" w14:textId="77777777" w:rsidR="001A46DA" w:rsidRDefault="001A46DA">
      <w:pPr>
        <w:pStyle w:val="CommentText"/>
        <w:jc w:val="left"/>
      </w:pPr>
      <w:r>
        <w:t>Vấn đề thực hiện cụ thể: truyền thông giữa các thực thể trong hệ thống (xe đạp, người dùng, server quản lý) để mang lại các chức năng như sau:</w:t>
      </w:r>
    </w:p>
    <w:p w14:paraId="46C89846" w14:textId="77777777" w:rsidR="001A46DA" w:rsidRDefault="001A46DA">
      <w:pPr>
        <w:pStyle w:val="CommentText"/>
        <w:jc w:val="left"/>
      </w:pPr>
      <w:r>
        <w:t>Với người thuê xe:</w:t>
      </w:r>
    </w:p>
    <w:p w14:paraId="188684C8" w14:textId="77777777" w:rsidR="001A46DA" w:rsidRDefault="001A46DA">
      <w:pPr>
        <w:pStyle w:val="CommentText"/>
        <w:jc w:val="left"/>
      </w:pPr>
      <w:r>
        <w:t xml:space="preserve">- thuê xe </w:t>
      </w:r>
    </w:p>
    <w:p w14:paraId="7BA0ADD7" w14:textId="77777777" w:rsidR="001A46DA" w:rsidRDefault="001A46DA">
      <w:pPr>
        <w:pStyle w:val="CommentText"/>
        <w:jc w:val="left"/>
      </w:pPr>
      <w:r>
        <w:t>- theo dõi, cập nhật về các điểm đỗ xe</w:t>
      </w:r>
    </w:p>
    <w:p w14:paraId="5E3A125B" w14:textId="77777777" w:rsidR="001A46DA" w:rsidRDefault="001A46DA">
      <w:pPr>
        <w:pStyle w:val="CommentText"/>
        <w:jc w:val="left"/>
      </w:pPr>
      <w:r>
        <w:t>- thanh toán online</w:t>
      </w:r>
    </w:p>
    <w:p w14:paraId="74DF13A2" w14:textId="77777777" w:rsidR="001A46DA" w:rsidRDefault="001A46DA">
      <w:pPr>
        <w:pStyle w:val="CommentText"/>
        <w:jc w:val="left"/>
      </w:pPr>
      <w:r>
        <w:t>Với người quản lý:</w:t>
      </w:r>
    </w:p>
    <w:p w14:paraId="2D01213E" w14:textId="77777777" w:rsidR="001A46DA" w:rsidRDefault="001A46DA">
      <w:pPr>
        <w:pStyle w:val="CommentText"/>
        <w:jc w:val="left"/>
      </w:pPr>
      <w:r>
        <w:t>- theo dõi, cập nhật tình trạng xe</w:t>
      </w:r>
    </w:p>
    <w:p w14:paraId="1F6516E0" w14:textId="77777777" w:rsidR="001A46DA" w:rsidRDefault="001A46DA">
      <w:pPr>
        <w:pStyle w:val="CommentText"/>
        <w:jc w:val="left"/>
      </w:pPr>
      <w:r>
        <w:t>- thanh toán online</w:t>
      </w:r>
    </w:p>
    <w:p w14:paraId="6E914F9C" w14:textId="77777777" w:rsidR="001A46DA" w:rsidRDefault="001A46DA" w:rsidP="009870BD">
      <w:pPr>
        <w:pStyle w:val="CommentText"/>
        <w:jc w:val="left"/>
      </w:pPr>
      <w:r>
        <w:t>….</w:t>
      </w:r>
    </w:p>
  </w:comment>
  <w:comment w:id="10" w:author="Phung Thi Kieu Ha" w:date="2022-08-02T13:10:00Z" w:initials="PTKH">
    <w:p w14:paraId="05A6746A" w14:textId="77777777" w:rsidR="00111E7E" w:rsidRDefault="00111E7E" w:rsidP="001E064E">
      <w:pPr>
        <w:pStyle w:val="CommentText"/>
        <w:jc w:val="left"/>
      </w:pPr>
      <w:r>
        <w:rPr>
          <w:rStyle w:val="CommentReference"/>
        </w:rPr>
        <w:annotationRef/>
      </w:r>
      <w:r>
        <w:t>Viết chi tiết hơn, ưu nhược điểm của các pp đang có &gt;&gt; dẫn đến yêu cầu cần khắc phục</w:t>
      </w:r>
    </w:p>
  </w:comment>
  <w:comment w:id="11" w:author="Phung Thi Kieu Ha" w:date="2022-08-02T13:11:00Z" w:initials="PTKH">
    <w:p w14:paraId="5B3FE1F5" w14:textId="77777777" w:rsidR="00A06BD7" w:rsidRDefault="00A06BD7" w:rsidP="00BE7D66">
      <w:pPr>
        <w:pStyle w:val="CommentText"/>
        <w:jc w:val="left"/>
      </w:pPr>
      <w:r>
        <w:rPr>
          <w:rStyle w:val="CommentReference"/>
        </w:rPr>
        <w:annotationRef/>
      </w:r>
      <w:r>
        <w:t>Nên viết về hướng kỹ thuật thêm nữa, đính vào IoT, mobile app...</w:t>
      </w:r>
    </w:p>
  </w:comment>
  <w:comment w:id="20" w:author="Phung Thi Kieu Ha" w:date="2022-08-02T13:15:00Z" w:initials="PTKH">
    <w:p w14:paraId="6B944E22" w14:textId="77777777" w:rsidR="00711BDD" w:rsidRDefault="00711BDD">
      <w:pPr>
        <w:pStyle w:val="CommentText"/>
        <w:jc w:val="left"/>
      </w:pPr>
      <w:r>
        <w:rPr>
          <w:rStyle w:val="CommentReference"/>
        </w:rPr>
        <w:annotationRef/>
      </w:r>
      <w:r>
        <w:t>Lửng lơ, phương tiện gì?</w:t>
      </w:r>
    </w:p>
    <w:p w14:paraId="33864FE9" w14:textId="77777777" w:rsidR="00711BDD" w:rsidRDefault="00711BDD">
      <w:pPr>
        <w:pStyle w:val="CommentText"/>
        <w:jc w:val="left"/>
      </w:pPr>
      <w:r>
        <w:t xml:space="preserve">Về cá nhân, đi xe đạp còn bị ảnh hưởng bởi ô nhiễm hơn ý, </w:t>
      </w:r>
    </w:p>
    <w:p w14:paraId="42B4644D" w14:textId="77777777" w:rsidR="00711BDD" w:rsidRDefault="00711BDD">
      <w:pPr>
        <w:pStyle w:val="CommentText"/>
        <w:jc w:val="left"/>
      </w:pPr>
    </w:p>
    <w:p w14:paraId="25887132" w14:textId="77777777" w:rsidR="00711BDD" w:rsidRDefault="00711BDD" w:rsidP="00107D6D">
      <w:pPr>
        <w:pStyle w:val="CommentText"/>
        <w:jc w:val="left"/>
      </w:pPr>
      <w:r>
        <w:t>Mục này nên viết lại</w:t>
      </w:r>
    </w:p>
  </w:comment>
  <w:comment w:id="25" w:author="Phung Thi Kieu Ha" w:date="2022-08-02T13:16:00Z" w:initials="PTKH">
    <w:p w14:paraId="610EDD88" w14:textId="77777777" w:rsidR="00956402" w:rsidRDefault="00956402" w:rsidP="00886099">
      <w:pPr>
        <w:pStyle w:val="CommentText"/>
        <w:jc w:val="left"/>
      </w:pPr>
      <w:r>
        <w:rPr>
          <w:rStyle w:val="CommentReference"/>
        </w:rPr>
        <w:annotationRef/>
      </w:r>
      <w:r>
        <w:t xml:space="preserve">Ghi và đưa link tham khảo hình vẽ (trên internet) </w:t>
      </w:r>
    </w:p>
  </w:comment>
  <w:comment w:id="27" w:author="Phung Thi Kieu Ha" w:date="2022-08-02T13:19:00Z" w:initials="PTKH">
    <w:p w14:paraId="787EAF49" w14:textId="77777777" w:rsidR="00783EBF" w:rsidRDefault="00783EBF">
      <w:pPr>
        <w:pStyle w:val="CommentText"/>
        <w:jc w:val="left"/>
      </w:pPr>
      <w:r>
        <w:rPr>
          <w:rStyle w:val="CommentReference"/>
        </w:rPr>
        <w:annotationRef/>
      </w:r>
      <w:r>
        <w:t>Bổ sung nội dung phân tích lý thuyết có tính kỹ thuật hơn</w:t>
      </w:r>
    </w:p>
    <w:p w14:paraId="5780154C" w14:textId="77777777" w:rsidR="00783EBF" w:rsidRDefault="00783EBF" w:rsidP="00E013B1">
      <w:pPr>
        <w:pStyle w:val="CommentText"/>
        <w:jc w:val="left"/>
      </w:pPr>
      <w:r>
        <w:t>Ngoài MQTT còn giao thức nào, so sánh ưu nhược điểm để ra quyết định</w:t>
      </w:r>
    </w:p>
  </w:comment>
  <w:comment w:id="31" w:author="Phung Thi Kieu Ha" w:date="2022-08-02T13:17:00Z" w:initials="PTKH">
    <w:p w14:paraId="1755AF57" w14:textId="307C0C1E" w:rsidR="00F851BE" w:rsidRDefault="00F851BE" w:rsidP="00F15E34">
      <w:pPr>
        <w:pStyle w:val="CommentText"/>
        <w:jc w:val="left"/>
      </w:pPr>
      <w:r>
        <w:rPr>
          <w:rStyle w:val="CommentReference"/>
        </w:rPr>
        <w:annotationRef/>
      </w:r>
      <w:r>
        <w:t>Cần có survey nhiều loại pp kỹ thuật, rồi phân tích ưu nhược điểm, rồi mới chốt quyết định</w:t>
      </w:r>
    </w:p>
  </w:comment>
  <w:comment w:id="75" w:author="Phung Thi Kieu Ha" w:date="2022-08-04T04:37:00Z" w:initials="PTKH">
    <w:p w14:paraId="2B17EF91" w14:textId="77777777" w:rsidR="00D32585" w:rsidRDefault="00D32585" w:rsidP="007A0942">
      <w:pPr>
        <w:pStyle w:val="CommentText"/>
        <w:jc w:val="left"/>
      </w:pPr>
      <w:r>
        <w:rPr>
          <w:rStyle w:val="CommentReference"/>
        </w:rPr>
        <w:annotationRef/>
      </w:r>
      <w:r>
        <w:t>Chưa hề có nội dung về pp sử dụng trong đồ án, mới chỉ có đặt vấn đề, sau đó là đi vào lý thuyết Java luôn</w:t>
      </w:r>
    </w:p>
  </w:comment>
  <w:comment w:id="76" w:author="Phung Thi Kieu Ha" w:date="2022-08-04T04:37:00Z" w:initials="PTKH">
    <w:p w14:paraId="7BF59DA1" w14:textId="77777777" w:rsidR="00D32585" w:rsidRDefault="00D32585" w:rsidP="00F56E2D">
      <w:pPr>
        <w:pStyle w:val="CommentText"/>
        <w:jc w:val="left"/>
      </w:pPr>
      <w:r>
        <w:rPr>
          <w:rStyle w:val="CommentReference"/>
        </w:rPr>
        <w:annotationRef/>
      </w:r>
      <w:r>
        <w:t>Kỹ thuật áp dụng??? Chưa có đề cập</w:t>
      </w:r>
    </w:p>
  </w:comment>
  <w:comment w:id="80" w:author="Phung Thi Kieu Ha" w:date="2022-08-04T04:40:00Z" w:initials="PTKH">
    <w:p w14:paraId="5747FC95" w14:textId="77777777" w:rsidR="00A4631C" w:rsidRDefault="00A4631C" w:rsidP="00E223F6">
      <w:pPr>
        <w:pStyle w:val="CommentText"/>
        <w:jc w:val="left"/>
      </w:pPr>
      <w:r>
        <w:rPr>
          <w:rStyle w:val="CommentReference"/>
        </w:rPr>
        <w:annotationRef/>
      </w:r>
      <w:r>
        <w:t>Đưa sơ đồ khối hệ thống về cuối chương 1 &gt;&gt; như thế là mới có phương pháp sử dụng để giải quyết vấn đề share/rent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C1AD4D" w15:done="0"/>
  <w15:commentEx w15:paraId="6E914F9C" w15:done="0"/>
  <w15:commentEx w15:paraId="05A6746A" w15:done="0"/>
  <w15:commentEx w15:paraId="5B3FE1F5" w15:done="0"/>
  <w15:commentEx w15:paraId="25887132" w15:done="0"/>
  <w15:commentEx w15:paraId="610EDD88" w15:done="0"/>
  <w15:commentEx w15:paraId="5780154C" w15:done="0"/>
  <w15:commentEx w15:paraId="1755AF57" w15:done="0"/>
  <w15:commentEx w15:paraId="2B17EF91" w15:done="0"/>
  <w15:commentEx w15:paraId="7BF59DA1" w15:done="0"/>
  <w15:commentEx w15:paraId="5747FC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39FB3" w16cex:dateUtc="2022-08-02T06:05:00Z"/>
  <w16cex:commentExtensible w16cex:durableId="2693A07D" w16cex:dateUtc="2022-08-02T06:09:00Z"/>
  <w16cex:commentExtensible w16cex:durableId="2693A0B3" w16cex:dateUtc="2022-08-02T06:10:00Z"/>
  <w16cex:commentExtensible w16cex:durableId="2693A117" w16cex:dateUtc="2022-08-02T06:11:00Z"/>
  <w16cex:commentExtensible w16cex:durableId="2693A1E3" w16cex:dateUtc="2022-08-02T06:15:00Z"/>
  <w16cex:commentExtensible w16cex:durableId="2693A236" w16cex:dateUtc="2022-08-02T06:16:00Z"/>
  <w16cex:commentExtensible w16cex:durableId="2693A2CC" w16cex:dateUtc="2022-08-02T06:19:00Z"/>
  <w16cex:commentExtensible w16cex:durableId="2693A284" w16cex:dateUtc="2022-08-02T06:17:00Z"/>
  <w16cex:commentExtensible w16cex:durableId="2695CB74" w16cex:dateUtc="2022-08-03T21:37:00Z"/>
  <w16cex:commentExtensible w16cex:durableId="2695CB8A" w16cex:dateUtc="2022-08-03T21:37:00Z"/>
  <w16cex:commentExtensible w16cex:durableId="2695CC41" w16cex:dateUtc="2022-08-03T21: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C1AD4D" w16cid:durableId="26939FB3"/>
  <w16cid:commentId w16cid:paraId="6E914F9C" w16cid:durableId="2693A07D"/>
  <w16cid:commentId w16cid:paraId="05A6746A" w16cid:durableId="2693A0B3"/>
  <w16cid:commentId w16cid:paraId="5B3FE1F5" w16cid:durableId="2693A117"/>
  <w16cid:commentId w16cid:paraId="25887132" w16cid:durableId="2693A1E3"/>
  <w16cid:commentId w16cid:paraId="610EDD88" w16cid:durableId="2693A236"/>
  <w16cid:commentId w16cid:paraId="5780154C" w16cid:durableId="2693A2CC"/>
  <w16cid:commentId w16cid:paraId="1755AF57" w16cid:durableId="2693A284"/>
  <w16cid:commentId w16cid:paraId="2B17EF91" w16cid:durableId="2695CB74"/>
  <w16cid:commentId w16cid:paraId="7BF59DA1" w16cid:durableId="2695CB8A"/>
  <w16cid:commentId w16cid:paraId="5747FC95" w16cid:durableId="2695CC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9F5DE" w14:textId="77777777" w:rsidR="00502345" w:rsidRDefault="00502345" w:rsidP="00877142">
      <w:pPr>
        <w:spacing w:after="0" w:line="240" w:lineRule="auto"/>
      </w:pPr>
      <w:r>
        <w:separator/>
      </w:r>
    </w:p>
  </w:endnote>
  <w:endnote w:type="continuationSeparator" w:id="0">
    <w:p w14:paraId="3DCF8040" w14:textId="77777777" w:rsidR="00502345" w:rsidRDefault="00502345"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NewRoman">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Nunito">
    <w:charset w:val="00"/>
    <w:family w:val="auto"/>
    <w:pitch w:val="variable"/>
    <w:sig w:usb0="A00002FF" w:usb1="5000204B" w:usb2="00000000" w:usb3="00000000" w:csb0="00000197"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1859E" w14:textId="77777777" w:rsidR="004B32F2" w:rsidRDefault="004B32F2">
    <w:pPr>
      <w:pStyle w:val="Footer"/>
    </w:pPr>
  </w:p>
  <w:p w14:paraId="231FD757" w14:textId="77777777" w:rsidR="004B32F2" w:rsidRDefault="004B32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06715" w14:textId="77777777" w:rsidR="004B32F2" w:rsidRDefault="004B32F2">
    <w:pPr>
      <w:pStyle w:val="Footer"/>
      <w:jc w:val="right"/>
    </w:pPr>
  </w:p>
  <w:p w14:paraId="556F5A5B" w14:textId="77777777" w:rsidR="004B32F2" w:rsidRDefault="004B32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DE51B" w14:textId="77777777" w:rsidR="0053539D" w:rsidRDefault="0053539D">
    <w:pPr>
      <w:pStyle w:val="BodyText"/>
      <w:spacing w:line="14" w:lineRule="auto"/>
      <w:ind w:left="0"/>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69"/>
      <w:docPartObj>
        <w:docPartGallery w:val="Page Numbers (Bottom of Page)"/>
        <w:docPartUnique/>
      </w:docPartObj>
    </w:sdtPr>
    <w:sdtContent>
      <w:p w14:paraId="1C208CD5" w14:textId="77777777" w:rsidR="004B32F2" w:rsidRDefault="00F2782F">
        <w:pPr>
          <w:pStyle w:val="Footer"/>
        </w:pPr>
        <w:r>
          <w:rPr>
            <w:noProof/>
          </w:rPr>
          <w:fldChar w:fldCharType="begin"/>
        </w:r>
        <w:r>
          <w:rPr>
            <w:noProof/>
          </w:rPr>
          <w:instrText xml:space="preserve"> PAGE   \* MERGEFORMAT </w:instrText>
        </w:r>
        <w:r>
          <w:rPr>
            <w:noProof/>
          </w:rPr>
          <w:fldChar w:fldCharType="separate"/>
        </w:r>
        <w:r w:rsidR="000153B1">
          <w:rPr>
            <w:noProof/>
          </w:rPr>
          <w:t>iv</w:t>
        </w:r>
        <w:r>
          <w:rPr>
            <w:noProof/>
          </w:rPr>
          <w:fldChar w:fldCharType="end"/>
        </w:r>
      </w:p>
    </w:sdtContent>
  </w:sdt>
  <w:p w14:paraId="27C796A8" w14:textId="77777777" w:rsidR="004B32F2" w:rsidRDefault="004B32F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0"/>
      <w:docPartObj>
        <w:docPartGallery w:val="Page Numbers (Bottom of Page)"/>
        <w:docPartUnique/>
      </w:docPartObj>
    </w:sdtPr>
    <w:sdtContent>
      <w:p w14:paraId="17982743" w14:textId="77777777" w:rsidR="004B32F2" w:rsidRDefault="00F2782F">
        <w:pPr>
          <w:pStyle w:val="Footer"/>
          <w:jc w:val="right"/>
        </w:pPr>
        <w:r>
          <w:rPr>
            <w:noProof/>
          </w:rPr>
          <w:fldChar w:fldCharType="begin"/>
        </w:r>
        <w:r>
          <w:rPr>
            <w:noProof/>
          </w:rPr>
          <w:instrText xml:space="preserve"> PAGE   \* MERGEFORMAT </w:instrText>
        </w:r>
        <w:r>
          <w:rPr>
            <w:noProof/>
          </w:rPr>
          <w:fldChar w:fldCharType="separate"/>
        </w:r>
        <w:r w:rsidR="000153B1">
          <w:rPr>
            <w:noProof/>
          </w:rPr>
          <w:t>iii</w:t>
        </w:r>
        <w:r>
          <w:rPr>
            <w:noProof/>
          </w:rPr>
          <w:fldChar w:fldCharType="end"/>
        </w:r>
      </w:p>
    </w:sdtContent>
  </w:sdt>
  <w:p w14:paraId="4326F51B" w14:textId="77777777" w:rsidR="004B32F2" w:rsidRDefault="004B32F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C927E" w14:textId="72462792" w:rsidR="004B32F2" w:rsidRDefault="004B32F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5DF4E" w14:textId="341DB219" w:rsidR="004B32F2" w:rsidRDefault="004B32F2">
    <w:pPr>
      <w:pStyle w:val="Footer"/>
      <w:jc w:val="right"/>
    </w:pPr>
  </w:p>
  <w:p w14:paraId="5EE48A67" w14:textId="77777777" w:rsidR="004B32F2" w:rsidRDefault="004B32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8FDBF" w14:textId="77777777" w:rsidR="00502345" w:rsidRDefault="00502345" w:rsidP="00877142">
      <w:pPr>
        <w:spacing w:after="0" w:line="240" w:lineRule="auto"/>
      </w:pPr>
      <w:r>
        <w:separator/>
      </w:r>
    </w:p>
  </w:footnote>
  <w:footnote w:type="continuationSeparator" w:id="0">
    <w:p w14:paraId="6FAF5BE8" w14:textId="77777777" w:rsidR="00502345" w:rsidRDefault="00502345" w:rsidP="0087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0672808"/>
    <w:multiLevelType w:val="hybridMultilevel"/>
    <w:tmpl w:val="53984F1C"/>
    <w:lvl w:ilvl="0" w:tplc="56E2B588">
      <w:numFmt w:val="bullet"/>
      <w:lvlText w:val="-"/>
      <w:lvlJc w:val="left"/>
      <w:pPr>
        <w:ind w:left="1080" w:hanging="360"/>
      </w:pPr>
      <w:rPr>
        <w:rFonts w:ascii="TimesNewRoman" w:hAnsi="TimesNewRoman" w:cs="TimesNewRoman" w:hint="default"/>
        <w:spacing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C14F7B"/>
    <w:multiLevelType w:val="hybridMultilevel"/>
    <w:tmpl w:val="CA0808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2239F9"/>
    <w:multiLevelType w:val="multilevel"/>
    <w:tmpl w:val="75F23FCE"/>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1CEF22C9"/>
    <w:multiLevelType w:val="hybridMultilevel"/>
    <w:tmpl w:val="0CD0F9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E765698"/>
    <w:multiLevelType w:val="hybridMultilevel"/>
    <w:tmpl w:val="AF40A6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896A05"/>
    <w:multiLevelType w:val="hybridMultilevel"/>
    <w:tmpl w:val="7194C702"/>
    <w:lvl w:ilvl="0" w:tplc="7FC634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9071EE"/>
    <w:multiLevelType w:val="hybridMultilevel"/>
    <w:tmpl w:val="CCB860EE"/>
    <w:lvl w:ilvl="0" w:tplc="8284A7A4">
      <w:numFmt w:val="bullet"/>
      <w:lvlText w:val=""/>
      <w:lvlJc w:val="left"/>
      <w:pPr>
        <w:ind w:left="1440" w:hanging="360"/>
      </w:pPr>
      <w:rPr>
        <w:rFonts w:ascii="Symbol" w:eastAsiaTheme="minorHAnsi" w:hAnsi="Symbol" w:cs="Angsana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8451518"/>
    <w:multiLevelType w:val="hybridMultilevel"/>
    <w:tmpl w:val="8C5649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622EDA"/>
    <w:multiLevelType w:val="hybridMultilevel"/>
    <w:tmpl w:val="2A2E7A8A"/>
    <w:lvl w:ilvl="0" w:tplc="5B0E8E0E">
      <w:numFmt w:val="bullet"/>
      <w:lvlText w:val="-"/>
      <w:lvlJc w:val="left"/>
      <w:pPr>
        <w:ind w:left="720" w:hanging="360"/>
      </w:pPr>
      <w:rPr>
        <w:rFonts w:ascii="Nunito" w:eastAsia="Times New Roman" w:hAnsi="Nuni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1460AE"/>
    <w:multiLevelType w:val="multilevel"/>
    <w:tmpl w:val="A2F048A0"/>
    <w:lvl w:ilvl="0">
      <w:start w:val="4"/>
      <w:numFmt w:val="decimal"/>
      <w:lvlText w:val="%1"/>
      <w:lvlJc w:val="left"/>
      <w:pPr>
        <w:ind w:left="838" w:hanging="576"/>
      </w:pPr>
      <w:rPr>
        <w:rFonts w:hint="default"/>
        <w:lang w:val="vi" w:eastAsia="en-US" w:bidi="ar-SA"/>
      </w:rPr>
    </w:lvl>
    <w:lvl w:ilvl="1">
      <w:start w:val="1"/>
      <w:numFmt w:val="decimal"/>
      <w:lvlText w:val="%1.%2"/>
      <w:lvlJc w:val="left"/>
      <w:pPr>
        <w:ind w:left="838" w:hanging="576"/>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982" w:hanging="360"/>
      </w:pPr>
      <w:rPr>
        <w:rFonts w:ascii="Symbol" w:eastAsia="Symbol" w:hAnsi="Symbol" w:cs="Symbol" w:hint="default"/>
        <w:w w:val="99"/>
        <w:sz w:val="26"/>
        <w:szCs w:val="26"/>
        <w:lang w:val="vi" w:eastAsia="en-US" w:bidi="ar-SA"/>
      </w:rPr>
    </w:lvl>
    <w:lvl w:ilvl="3">
      <w:numFmt w:val="bullet"/>
      <w:lvlText w:val="•"/>
      <w:lvlJc w:val="left"/>
      <w:pPr>
        <w:ind w:left="2971" w:hanging="360"/>
      </w:pPr>
      <w:rPr>
        <w:rFonts w:hint="default"/>
        <w:lang w:val="vi" w:eastAsia="en-US" w:bidi="ar-SA"/>
      </w:rPr>
    </w:lvl>
    <w:lvl w:ilvl="4">
      <w:numFmt w:val="bullet"/>
      <w:lvlText w:val="•"/>
      <w:lvlJc w:val="left"/>
      <w:pPr>
        <w:ind w:left="3966" w:hanging="360"/>
      </w:pPr>
      <w:rPr>
        <w:rFonts w:hint="default"/>
        <w:lang w:val="vi" w:eastAsia="en-US" w:bidi="ar-SA"/>
      </w:rPr>
    </w:lvl>
    <w:lvl w:ilvl="5">
      <w:numFmt w:val="bullet"/>
      <w:lvlText w:val="•"/>
      <w:lvlJc w:val="left"/>
      <w:pPr>
        <w:ind w:left="4962" w:hanging="360"/>
      </w:pPr>
      <w:rPr>
        <w:rFonts w:hint="default"/>
        <w:lang w:val="vi" w:eastAsia="en-US" w:bidi="ar-SA"/>
      </w:rPr>
    </w:lvl>
    <w:lvl w:ilvl="6">
      <w:numFmt w:val="bullet"/>
      <w:lvlText w:val="•"/>
      <w:lvlJc w:val="left"/>
      <w:pPr>
        <w:ind w:left="5957" w:hanging="360"/>
      </w:pPr>
      <w:rPr>
        <w:rFonts w:hint="default"/>
        <w:lang w:val="vi" w:eastAsia="en-US" w:bidi="ar-SA"/>
      </w:rPr>
    </w:lvl>
    <w:lvl w:ilvl="7">
      <w:numFmt w:val="bullet"/>
      <w:lvlText w:val="•"/>
      <w:lvlJc w:val="left"/>
      <w:pPr>
        <w:ind w:left="6953" w:hanging="360"/>
      </w:pPr>
      <w:rPr>
        <w:rFonts w:hint="default"/>
        <w:lang w:val="vi" w:eastAsia="en-US" w:bidi="ar-SA"/>
      </w:rPr>
    </w:lvl>
    <w:lvl w:ilvl="8">
      <w:numFmt w:val="bullet"/>
      <w:lvlText w:val="•"/>
      <w:lvlJc w:val="left"/>
      <w:pPr>
        <w:ind w:left="7948" w:hanging="360"/>
      </w:pPr>
      <w:rPr>
        <w:rFonts w:hint="default"/>
        <w:lang w:val="vi" w:eastAsia="en-US" w:bidi="ar-SA"/>
      </w:rPr>
    </w:lvl>
  </w:abstractNum>
  <w:abstractNum w:abstractNumId="14"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3B7247"/>
    <w:multiLevelType w:val="hybridMultilevel"/>
    <w:tmpl w:val="44D61752"/>
    <w:lvl w:ilvl="0" w:tplc="5D561AB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4F61003"/>
    <w:multiLevelType w:val="hybridMultilevel"/>
    <w:tmpl w:val="553EAB46"/>
    <w:lvl w:ilvl="0" w:tplc="DB700F2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0C2D45"/>
    <w:multiLevelType w:val="hybridMultilevel"/>
    <w:tmpl w:val="6AC801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B8B1297"/>
    <w:multiLevelType w:val="hybridMultilevel"/>
    <w:tmpl w:val="D96453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5244426"/>
    <w:multiLevelType w:val="multilevel"/>
    <w:tmpl w:val="748A4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781ADF"/>
    <w:multiLevelType w:val="hybridMultilevel"/>
    <w:tmpl w:val="89805C92"/>
    <w:lvl w:ilvl="0" w:tplc="5F7ED2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B47FB5"/>
    <w:multiLevelType w:val="hybridMultilevel"/>
    <w:tmpl w:val="59CC547E"/>
    <w:lvl w:ilvl="0" w:tplc="1B2CD55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8B2190B"/>
    <w:multiLevelType w:val="hybridMultilevel"/>
    <w:tmpl w:val="BDF030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91603E4"/>
    <w:multiLevelType w:val="hybridMultilevel"/>
    <w:tmpl w:val="DF9A9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251E32"/>
    <w:multiLevelType w:val="hybridMultilevel"/>
    <w:tmpl w:val="2D46208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E2B0A70"/>
    <w:multiLevelType w:val="hybridMultilevel"/>
    <w:tmpl w:val="ED9AD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327916"/>
    <w:multiLevelType w:val="hybridMultilevel"/>
    <w:tmpl w:val="3F6212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29" w15:restartNumberingAfterBreak="0">
    <w:nsid w:val="5FE1013E"/>
    <w:multiLevelType w:val="hybridMultilevel"/>
    <w:tmpl w:val="FA1A4E4A"/>
    <w:lvl w:ilvl="0" w:tplc="41F6D3E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F2D69AB"/>
    <w:multiLevelType w:val="hybridMultilevel"/>
    <w:tmpl w:val="973ED10E"/>
    <w:lvl w:ilvl="0" w:tplc="E0549730">
      <w:start w:val="25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510A06"/>
    <w:multiLevelType w:val="hybridMultilevel"/>
    <w:tmpl w:val="CDDAB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E04A59"/>
    <w:multiLevelType w:val="hybridMultilevel"/>
    <w:tmpl w:val="84868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7445E3"/>
    <w:multiLevelType w:val="hybridMultilevel"/>
    <w:tmpl w:val="23107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1F7802"/>
    <w:multiLevelType w:val="hybridMultilevel"/>
    <w:tmpl w:val="67C2E384"/>
    <w:lvl w:ilvl="0" w:tplc="F82A2F6E">
      <w:numFmt w:val="bullet"/>
      <w:lvlText w:val=""/>
      <w:lvlJc w:val="left"/>
      <w:pPr>
        <w:ind w:left="623" w:hanging="360"/>
      </w:pPr>
      <w:rPr>
        <w:rFonts w:ascii="Symbol" w:eastAsia="Symbol" w:hAnsi="Symbol" w:cs="Symbol" w:hint="default"/>
        <w:w w:val="99"/>
        <w:sz w:val="26"/>
        <w:szCs w:val="26"/>
        <w:lang w:val="vi" w:eastAsia="en-US" w:bidi="ar-SA"/>
      </w:rPr>
    </w:lvl>
    <w:lvl w:ilvl="1" w:tplc="D51AD190">
      <w:numFmt w:val="bullet"/>
      <w:lvlText w:val="•"/>
      <w:lvlJc w:val="left"/>
      <w:pPr>
        <w:ind w:left="1504" w:hanging="360"/>
      </w:pPr>
      <w:rPr>
        <w:rFonts w:hint="default"/>
        <w:lang w:val="vi" w:eastAsia="en-US" w:bidi="ar-SA"/>
      </w:rPr>
    </w:lvl>
    <w:lvl w:ilvl="2" w:tplc="15EC7492">
      <w:numFmt w:val="bullet"/>
      <w:lvlText w:val="•"/>
      <w:lvlJc w:val="left"/>
      <w:pPr>
        <w:ind w:left="2394" w:hanging="360"/>
      </w:pPr>
      <w:rPr>
        <w:rFonts w:hint="default"/>
        <w:lang w:val="vi" w:eastAsia="en-US" w:bidi="ar-SA"/>
      </w:rPr>
    </w:lvl>
    <w:lvl w:ilvl="3" w:tplc="66625AE8">
      <w:numFmt w:val="bullet"/>
      <w:lvlText w:val="•"/>
      <w:lvlJc w:val="left"/>
      <w:pPr>
        <w:ind w:left="3284" w:hanging="360"/>
      </w:pPr>
      <w:rPr>
        <w:rFonts w:hint="default"/>
        <w:lang w:val="vi" w:eastAsia="en-US" w:bidi="ar-SA"/>
      </w:rPr>
    </w:lvl>
    <w:lvl w:ilvl="4" w:tplc="CB9CD35E">
      <w:numFmt w:val="bullet"/>
      <w:lvlText w:val="•"/>
      <w:lvlJc w:val="left"/>
      <w:pPr>
        <w:ind w:left="4174" w:hanging="360"/>
      </w:pPr>
      <w:rPr>
        <w:rFonts w:hint="default"/>
        <w:lang w:val="vi" w:eastAsia="en-US" w:bidi="ar-SA"/>
      </w:rPr>
    </w:lvl>
    <w:lvl w:ilvl="5" w:tplc="51EEAE02">
      <w:numFmt w:val="bullet"/>
      <w:lvlText w:val="•"/>
      <w:lvlJc w:val="left"/>
      <w:pPr>
        <w:ind w:left="5064" w:hanging="360"/>
      </w:pPr>
      <w:rPr>
        <w:rFonts w:hint="default"/>
        <w:lang w:val="vi" w:eastAsia="en-US" w:bidi="ar-SA"/>
      </w:rPr>
    </w:lvl>
    <w:lvl w:ilvl="6" w:tplc="0DACFBEE">
      <w:numFmt w:val="bullet"/>
      <w:lvlText w:val="•"/>
      <w:lvlJc w:val="left"/>
      <w:pPr>
        <w:ind w:left="5954" w:hanging="360"/>
      </w:pPr>
      <w:rPr>
        <w:rFonts w:hint="default"/>
        <w:lang w:val="vi" w:eastAsia="en-US" w:bidi="ar-SA"/>
      </w:rPr>
    </w:lvl>
    <w:lvl w:ilvl="7" w:tplc="806E5F18">
      <w:numFmt w:val="bullet"/>
      <w:lvlText w:val="•"/>
      <w:lvlJc w:val="left"/>
      <w:pPr>
        <w:ind w:left="6844" w:hanging="360"/>
      </w:pPr>
      <w:rPr>
        <w:rFonts w:hint="default"/>
        <w:lang w:val="vi" w:eastAsia="en-US" w:bidi="ar-SA"/>
      </w:rPr>
    </w:lvl>
    <w:lvl w:ilvl="8" w:tplc="835CD89A">
      <w:numFmt w:val="bullet"/>
      <w:lvlText w:val="•"/>
      <w:lvlJc w:val="left"/>
      <w:pPr>
        <w:ind w:left="7734" w:hanging="360"/>
      </w:pPr>
      <w:rPr>
        <w:rFonts w:hint="default"/>
        <w:lang w:val="vi" w:eastAsia="en-US" w:bidi="ar-SA"/>
      </w:rPr>
    </w:lvl>
  </w:abstractNum>
  <w:abstractNum w:abstractNumId="35" w15:restartNumberingAfterBreak="0">
    <w:nsid w:val="7D173FC9"/>
    <w:multiLevelType w:val="hybridMultilevel"/>
    <w:tmpl w:val="0798C77E"/>
    <w:lvl w:ilvl="0" w:tplc="669623F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30882839">
    <w:abstractNumId w:val="2"/>
  </w:num>
  <w:num w:numId="2" w16cid:durableId="1125083908">
    <w:abstractNumId w:val="1"/>
  </w:num>
  <w:num w:numId="3" w16cid:durableId="1197696249">
    <w:abstractNumId w:val="0"/>
  </w:num>
  <w:num w:numId="4" w16cid:durableId="2070378611">
    <w:abstractNumId w:val="6"/>
  </w:num>
  <w:num w:numId="5" w16cid:durableId="415592447">
    <w:abstractNumId w:val="28"/>
  </w:num>
  <w:num w:numId="6" w16cid:durableId="1189027302">
    <w:abstractNumId w:val="14"/>
  </w:num>
  <w:num w:numId="7" w16cid:durableId="1088305921">
    <w:abstractNumId w:val="5"/>
  </w:num>
  <w:num w:numId="8" w16cid:durableId="450973625">
    <w:abstractNumId w:val="25"/>
  </w:num>
  <w:num w:numId="9" w16cid:durableId="1807048149">
    <w:abstractNumId w:val="13"/>
  </w:num>
  <w:num w:numId="10" w16cid:durableId="17350790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07081635">
    <w:abstractNumId w:val="15"/>
  </w:num>
  <w:num w:numId="12" w16cid:durableId="1593005629">
    <w:abstractNumId w:val="19"/>
  </w:num>
  <w:num w:numId="13" w16cid:durableId="1996061404">
    <w:abstractNumId w:val="12"/>
  </w:num>
  <w:num w:numId="14" w16cid:durableId="1292591090">
    <w:abstractNumId w:val="3"/>
  </w:num>
  <w:num w:numId="15" w16cid:durableId="31465296">
    <w:abstractNumId w:val="18"/>
  </w:num>
  <w:num w:numId="16" w16cid:durableId="1985156941">
    <w:abstractNumId w:val="4"/>
  </w:num>
  <w:num w:numId="17" w16cid:durableId="1638341207">
    <w:abstractNumId w:val="10"/>
  </w:num>
  <w:num w:numId="18" w16cid:durableId="171729850">
    <w:abstractNumId w:val="8"/>
  </w:num>
  <w:num w:numId="19" w16cid:durableId="16854116">
    <w:abstractNumId w:val="20"/>
  </w:num>
  <w:num w:numId="20" w16cid:durableId="860750736">
    <w:abstractNumId w:val="7"/>
  </w:num>
  <w:num w:numId="21" w16cid:durableId="1618632817">
    <w:abstractNumId w:val="29"/>
  </w:num>
  <w:num w:numId="22" w16cid:durableId="705373232">
    <w:abstractNumId w:val="34"/>
  </w:num>
  <w:num w:numId="23" w16cid:durableId="63527723">
    <w:abstractNumId w:val="23"/>
  </w:num>
  <w:num w:numId="24" w16cid:durableId="1785728564">
    <w:abstractNumId w:val="21"/>
  </w:num>
  <w:num w:numId="25" w16cid:durableId="415320268">
    <w:abstractNumId w:val="32"/>
  </w:num>
  <w:num w:numId="26" w16cid:durableId="622812121">
    <w:abstractNumId w:val="24"/>
  </w:num>
  <w:num w:numId="27" w16cid:durableId="1666978248">
    <w:abstractNumId w:val="27"/>
  </w:num>
  <w:num w:numId="28" w16cid:durableId="248467558">
    <w:abstractNumId w:val="11"/>
  </w:num>
  <w:num w:numId="29" w16cid:durableId="844635801">
    <w:abstractNumId w:val="35"/>
  </w:num>
  <w:num w:numId="30" w16cid:durableId="357315327">
    <w:abstractNumId w:val="33"/>
  </w:num>
  <w:num w:numId="31" w16cid:durableId="1073895825">
    <w:abstractNumId w:val="9"/>
  </w:num>
  <w:num w:numId="32" w16cid:durableId="876352867">
    <w:abstractNumId w:val="17"/>
  </w:num>
  <w:num w:numId="33" w16cid:durableId="1810902106">
    <w:abstractNumId w:val="31"/>
  </w:num>
  <w:num w:numId="34" w16cid:durableId="1840806646">
    <w:abstractNumId w:val="22"/>
  </w:num>
  <w:num w:numId="35" w16cid:durableId="1892381365">
    <w:abstractNumId w:val="26"/>
  </w:num>
  <w:num w:numId="36" w16cid:durableId="718013719">
    <w:abstractNumId w:val="16"/>
  </w:num>
  <w:num w:numId="37" w16cid:durableId="700668976">
    <w:abstractNumId w:val="3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hung Thi Kieu Ha">
    <w15:presenceInfo w15:providerId="None" w15:userId="Phung Thi Kieu H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20"/>
  <w:drawingGridHorizontalSpacing w:val="13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9CF"/>
    <w:rsid w:val="00000E39"/>
    <w:rsid w:val="0000126D"/>
    <w:rsid w:val="00001909"/>
    <w:rsid w:val="00003543"/>
    <w:rsid w:val="00010CDB"/>
    <w:rsid w:val="000153B1"/>
    <w:rsid w:val="0001618C"/>
    <w:rsid w:val="00017E99"/>
    <w:rsid w:val="00020BE9"/>
    <w:rsid w:val="00023B83"/>
    <w:rsid w:val="00026018"/>
    <w:rsid w:val="00026080"/>
    <w:rsid w:val="00026DA0"/>
    <w:rsid w:val="00027C8A"/>
    <w:rsid w:val="0003494B"/>
    <w:rsid w:val="00036E0F"/>
    <w:rsid w:val="00043C54"/>
    <w:rsid w:val="00046BF8"/>
    <w:rsid w:val="0005354F"/>
    <w:rsid w:val="00055CD7"/>
    <w:rsid w:val="00056422"/>
    <w:rsid w:val="00056A6A"/>
    <w:rsid w:val="00056E78"/>
    <w:rsid w:val="00057DFD"/>
    <w:rsid w:val="000603BD"/>
    <w:rsid w:val="000617F0"/>
    <w:rsid w:val="000625DF"/>
    <w:rsid w:val="00063C51"/>
    <w:rsid w:val="00072DB0"/>
    <w:rsid w:val="00072F60"/>
    <w:rsid w:val="000739A3"/>
    <w:rsid w:val="00073F0F"/>
    <w:rsid w:val="00074C8C"/>
    <w:rsid w:val="0007702E"/>
    <w:rsid w:val="00077E54"/>
    <w:rsid w:val="000809A4"/>
    <w:rsid w:val="0008354F"/>
    <w:rsid w:val="00086304"/>
    <w:rsid w:val="0009262A"/>
    <w:rsid w:val="00094A53"/>
    <w:rsid w:val="00094FE4"/>
    <w:rsid w:val="000951D7"/>
    <w:rsid w:val="00097C34"/>
    <w:rsid w:val="000A05B3"/>
    <w:rsid w:val="000A1874"/>
    <w:rsid w:val="000A5962"/>
    <w:rsid w:val="000A6135"/>
    <w:rsid w:val="000A7272"/>
    <w:rsid w:val="000B0DE3"/>
    <w:rsid w:val="000B21D0"/>
    <w:rsid w:val="000B6F96"/>
    <w:rsid w:val="000B7749"/>
    <w:rsid w:val="000C42F1"/>
    <w:rsid w:val="000C6469"/>
    <w:rsid w:val="000C71D3"/>
    <w:rsid w:val="000D0A8C"/>
    <w:rsid w:val="000D2A6A"/>
    <w:rsid w:val="000E3631"/>
    <w:rsid w:val="000E3F49"/>
    <w:rsid w:val="000E7E91"/>
    <w:rsid w:val="00101160"/>
    <w:rsid w:val="0010238C"/>
    <w:rsid w:val="001025BE"/>
    <w:rsid w:val="00111E7E"/>
    <w:rsid w:val="00113757"/>
    <w:rsid w:val="00116B30"/>
    <w:rsid w:val="0012074D"/>
    <w:rsid w:val="00121D80"/>
    <w:rsid w:val="00122CA7"/>
    <w:rsid w:val="00124054"/>
    <w:rsid w:val="00124C0C"/>
    <w:rsid w:val="00124D45"/>
    <w:rsid w:val="0012607A"/>
    <w:rsid w:val="001318E7"/>
    <w:rsid w:val="00131948"/>
    <w:rsid w:val="00131A30"/>
    <w:rsid w:val="00131B0E"/>
    <w:rsid w:val="00131C40"/>
    <w:rsid w:val="00132C85"/>
    <w:rsid w:val="00136B35"/>
    <w:rsid w:val="001372C3"/>
    <w:rsid w:val="00137FAB"/>
    <w:rsid w:val="00140C11"/>
    <w:rsid w:val="001436C8"/>
    <w:rsid w:val="001456D2"/>
    <w:rsid w:val="00145C7F"/>
    <w:rsid w:val="001471DD"/>
    <w:rsid w:val="00147AF1"/>
    <w:rsid w:val="00150DD6"/>
    <w:rsid w:val="00152131"/>
    <w:rsid w:val="0015417C"/>
    <w:rsid w:val="00154865"/>
    <w:rsid w:val="00160752"/>
    <w:rsid w:val="001620E5"/>
    <w:rsid w:val="00162A1B"/>
    <w:rsid w:val="00165DCF"/>
    <w:rsid w:val="001671A0"/>
    <w:rsid w:val="00177288"/>
    <w:rsid w:val="001806D1"/>
    <w:rsid w:val="00180B97"/>
    <w:rsid w:val="00180C60"/>
    <w:rsid w:val="00183FF8"/>
    <w:rsid w:val="00186024"/>
    <w:rsid w:val="00187AB4"/>
    <w:rsid w:val="00194288"/>
    <w:rsid w:val="00194B74"/>
    <w:rsid w:val="001A2A84"/>
    <w:rsid w:val="001A38A3"/>
    <w:rsid w:val="001A46DA"/>
    <w:rsid w:val="001A54B1"/>
    <w:rsid w:val="001A6A50"/>
    <w:rsid w:val="001A6ED0"/>
    <w:rsid w:val="001B2FDF"/>
    <w:rsid w:val="001B342A"/>
    <w:rsid w:val="001B55A1"/>
    <w:rsid w:val="001C0764"/>
    <w:rsid w:val="001C12B3"/>
    <w:rsid w:val="001C1CC2"/>
    <w:rsid w:val="001D207E"/>
    <w:rsid w:val="001D2968"/>
    <w:rsid w:val="001D320E"/>
    <w:rsid w:val="001D371D"/>
    <w:rsid w:val="001D584C"/>
    <w:rsid w:val="001D67B9"/>
    <w:rsid w:val="001D6D4E"/>
    <w:rsid w:val="001D773A"/>
    <w:rsid w:val="001E4C07"/>
    <w:rsid w:val="001F0C93"/>
    <w:rsid w:val="001F0D41"/>
    <w:rsid w:val="00206DBE"/>
    <w:rsid w:val="00206FB8"/>
    <w:rsid w:val="00207BC8"/>
    <w:rsid w:val="00224668"/>
    <w:rsid w:val="00224765"/>
    <w:rsid w:val="00224823"/>
    <w:rsid w:val="00224C4A"/>
    <w:rsid w:val="00224C5E"/>
    <w:rsid w:val="00224E3F"/>
    <w:rsid w:val="00225490"/>
    <w:rsid w:val="0023191E"/>
    <w:rsid w:val="002325C2"/>
    <w:rsid w:val="0023412C"/>
    <w:rsid w:val="002355C2"/>
    <w:rsid w:val="0023697C"/>
    <w:rsid w:val="0024068D"/>
    <w:rsid w:val="00247AB0"/>
    <w:rsid w:val="00251D11"/>
    <w:rsid w:val="00255648"/>
    <w:rsid w:val="00256FC0"/>
    <w:rsid w:val="002604A1"/>
    <w:rsid w:val="00260A2D"/>
    <w:rsid w:val="002613B3"/>
    <w:rsid w:val="0026635D"/>
    <w:rsid w:val="00271EF1"/>
    <w:rsid w:val="00276EAD"/>
    <w:rsid w:val="00281FD2"/>
    <w:rsid w:val="00282041"/>
    <w:rsid w:val="002879D2"/>
    <w:rsid w:val="00293795"/>
    <w:rsid w:val="00294D08"/>
    <w:rsid w:val="00296986"/>
    <w:rsid w:val="00296F62"/>
    <w:rsid w:val="002A1600"/>
    <w:rsid w:val="002A1D3E"/>
    <w:rsid w:val="002A2AE4"/>
    <w:rsid w:val="002B0982"/>
    <w:rsid w:val="002B44AF"/>
    <w:rsid w:val="002B607F"/>
    <w:rsid w:val="002B6849"/>
    <w:rsid w:val="002B6F6B"/>
    <w:rsid w:val="002B776B"/>
    <w:rsid w:val="002B7C2D"/>
    <w:rsid w:val="002C0779"/>
    <w:rsid w:val="002C0B6A"/>
    <w:rsid w:val="002C350B"/>
    <w:rsid w:val="002D0E1F"/>
    <w:rsid w:val="002D3384"/>
    <w:rsid w:val="002D3D1B"/>
    <w:rsid w:val="002D48C2"/>
    <w:rsid w:val="002D51C1"/>
    <w:rsid w:val="002E65B5"/>
    <w:rsid w:val="002F227A"/>
    <w:rsid w:val="002F3225"/>
    <w:rsid w:val="00300A5D"/>
    <w:rsid w:val="00301CB6"/>
    <w:rsid w:val="0030535A"/>
    <w:rsid w:val="003064FD"/>
    <w:rsid w:val="00310C38"/>
    <w:rsid w:val="00311499"/>
    <w:rsid w:val="0031452D"/>
    <w:rsid w:val="003145BA"/>
    <w:rsid w:val="00315D76"/>
    <w:rsid w:val="00320609"/>
    <w:rsid w:val="003206C3"/>
    <w:rsid w:val="00322ECF"/>
    <w:rsid w:val="0033051E"/>
    <w:rsid w:val="003306AB"/>
    <w:rsid w:val="0033392C"/>
    <w:rsid w:val="00334CD6"/>
    <w:rsid w:val="0034077B"/>
    <w:rsid w:val="00341B06"/>
    <w:rsid w:val="00345315"/>
    <w:rsid w:val="0034638A"/>
    <w:rsid w:val="00351285"/>
    <w:rsid w:val="00355880"/>
    <w:rsid w:val="003567F4"/>
    <w:rsid w:val="00357B92"/>
    <w:rsid w:val="00362C50"/>
    <w:rsid w:val="00362F17"/>
    <w:rsid w:val="00366C73"/>
    <w:rsid w:val="00367103"/>
    <w:rsid w:val="0037350F"/>
    <w:rsid w:val="00374FCD"/>
    <w:rsid w:val="0038063B"/>
    <w:rsid w:val="0038640F"/>
    <w:rsid w:val="00392A0F"/>
    <w:rsid w:val="00393DA8"/>
    <w:rsid w:val="00395597"/>
    <w:rsid w:val="00397DB1"/>
    <w:rsid w:val="003A0F70"/>
    <w:rsid w:val="003A40FD"/>
    <w:rsid w:val="003A5B47"/>
    <w:rsid w:val="003A6345"/>
    <w:rsid w:val="003B58AE"/>
    <w:rsid w:val="003C439F"/>
    <w:rsid w:val="003C52A0"/>
    <w:rsid w:val="003C5E03"/>
    <w:rsid w:val="003C63B0"/>
    <w:rsid w:val="003C7735"/>
    <w:rsid w:val="003D6182"/>
    <w:rsid w:val="003D76D0"/>
    <w:rsid w:val="003E0964"/>
    <w:rsid w:val="003E1588"/>
    <w:rsid w:val="003E2F4B"/>
    <w:rsid w:val="003E3B5E"/>
    <w:rsid w:val="003E7868"/>
    <w:rsid w:val="003F38D0"/>
    <w:rsid w:val="003F4653"/>
    <w:rsid w:val="003F5A08"/>
    <w:rsid w:val="003F6649"/>
    <w:rsid w:val="00402284"/>
    <w:rsid w:val="00402B38"/>
    <w:rsid w:val="00406FC7"/>
    <w:rsid w:val="00410136"/>
    <w:rsid w:val="0041090F"/>
    <w:rsid w:val="004130D3"/>
    <w:rsid w:val="00413B6E"/>
    <w:rsid w:val="00413F11"/>
    <w:rsid w:val="00414FA6"/>
    <w:rsid w:val="00417AD0"/>
    <w:rsid w:val="004202D8"/>
    <w:rsid w:val="00420BA4"/>
    <w:rsid w:val="00420EB1"/>
    <w:rsid w:val="00421401"/>
    <w:rsid w:val="00422586"/>
    <w:rsid w:val="00422B53"/>
    <w:rsid w:val="00422E5F"/>
    <w:rsid w:val="00424822"/>
    <w:rsid w:val="00424A01"/>
    <w:rsid w:val="004265EB"/>
    <w:rsid w:val="004277E8"/>
    <w:rsid w:val="00435C27"/>
    <w:rsid w:val="004361E4"/>
    <w:rsid w:val="0044070A"/>
    <w:rsid w:val="00440B9E"/>
    <w:rsid w:val="00441209"/>
    <w:rsid w:val="00441354"/>
    <w:rsid w:val="00446398"/>
    <w:rsid w:val="00446528"/>
    <w:rsid w:val="00446B32"/>
    <w:rsid w:val="00450B1D"/>
    <w:rsid w:val="004538D8"/>
    <w:rsid w:val="00454D42"/>
    <w:rsid w:val="00455238"/>
    <w:rsid w:val="00455526"/>
    <w:rsid w:val="004562CB"/>
    <w:rsid w:val="00457A89"/>
    <w:rsid w:val="00464256"/>
    <w:rsid w:val="004657C6"/>
    <w:rsid w:val="00465A71"/>
    <w:rsid w:val="0046637D"/>
    <w:rsid w:val="00466883"/>
    <w:rsid w:val="00471C18"/>
    <w:rsid w:val="00474FCE"/>
    <w:rsid w:val="00476710"/>
    <w:rsid w:val="00482599"/>
    <w:rsid w:val="00484B02"/>
    <w:rsid w:val="004932AA"/>
    <w:rsid w:val="00494EDD"/>
    <w:rsid w:val="004966FA"/>
    <w:rsid w:val="004969A9"/>
    <w:rsid w:val="004977AE"/>
    <w:rsid w:val="004A15D2"/>
    <w:rsid w:val="004A172F"/>
    <w:rsid w:val="004A73FE"/>
    <w:rsid w:val="004B1D14"/>
    <w:rsid w:val="004B2D17"/>
    <w:rsid w:val="004B32F2"/>
    <w:rsid w:val="004B356E"/>
    <w:rsid w:val="004C1DC8"/>
    <w:rsid w:val="004C3576"/>
    <w:rsid w:val="004C3A04"/>
    <w:rsid w:val="004C72E8"/>
    <w:rsid w:val="004D0330"/>
    <w:rsid w:val="004D0C0A"/>
    <w:rsid w:val="004D34B3"/>
    <w:rsid w:val="004D51B6"/>
    <w:rsid w:val="004D65FB"/>
    <w:rsid w:val="004D6F41"/>
    <w:rsid w:val="004D7646"/>
    <w:rsid w:val="004D78B1"/>
    <w:rsid w:val="004E0BF5"/>
    <w:rsid w:val="004E41E1"/>
    <w:rsid w:val="004F12C3"/>
    <w:rsid w:val="004F15C9"/>
    <w:rsid w:val="004F2089"/>
    <w:rsid w:val="004F2846"/>
    <w:rsid w:val="004F2C86"/>
    <w:rsid w:val="004F3600"/>
    <w:rsid w:val="004F3C69"/>
    <w:rsid w:val="004F65F8"/>
    <w:rsid w:val="0050094A"/>
    <w:rsid w:val="005010C1"/>
    <w:rsid w:val="00502345"/>
    <w:rsid w:val="00502E38"/>
    <w:rsid w:val="0050557A"/>
    <w:rsid w:val="00510C35"/>
    <w:rsid w:val="005111B2"/>
    <w:rsid w:val="005126B5"/>
    <w:rsid w:val="00516C57"/>
    <w:rsid w:val="00517A34"/>
    <w:rsid w:val="005202D3"/>
    <w:rsid w:val="00520A78"/>
    <w:rsid w:val="005225AE"/>
    <w:rsid w:val="005242CC"/>
    <w:rsid w:val="0052488B"/>
    <w:rsid w:val="00524BEA"/>
    <w:rsid w:val="005255A2"/>
    <w:rsid w:val="00530DD6"/>
    <w:rsid w:val="0053539A"/>
    <w:rsid w:val="0053539D"/>
    <w:rsid w:val="00535FB6"/>
    <w:rsid w:val="0053683C"/>
    <w:rsid w:val="005373C9"/>
    <w:rsid w:val="00542B73"/>
    <w:rsid w:val="005434D5"/>
    <w:rsid w:val="005446D6"/>
    <w:rsid w:val="00546F08"/>
    <w:rsid w:val="00550CF9"/>
    <w:rsid w:val="00552666"/>
    <w:rsid w:val="00552B4A"/>
    <w:rsid w:val="00555061"/>
    <w:rsid w:val="00555DA4"/>
    <w:rsid w:val="005607E6"/>
    <w:rsid w:val="00561A90"/>
    <w:rsid w:val="005626DF"/>
    <w:rsid w:val="00564258"/>
    <w:rsid w:val="00564C5D"/>
    <w:rsid w:val="00564FC4"/>
    <w:rsid w:val="00566A64"/>
    <w:rsid w:val="00570F72"/>
    <w:rsid w:val="0057558F"/>
    <w:rsid w:val="005774DD"/>
    <w:rsid w:val="00580FD7"/>
    <w:rsid w:val="00582F8E"/>
    <w:rsid w:val="00583791"/>
    <w:rsid w:val="00583A0A"/>
    <w:rsid w:val="0058746E"/>
    <w:rsid w:val="00591BE6"/>
    <w:rsid w:val="005927C1"/>
    <w:rsid w:val="00593059"/>
    <w:rsid w:val="00594C8D"/>
    <w:rsid w:val="00597680"/>
    <w:rsid w:val="005A313F"/>
    <w:rsid w:val="005A3FEF"/>
    <w:rsid w:val="005A4F21"/>
    <w:rsid w:val="005A638A"/>
    <w:rsid w:val="005A6D5C"/>
    <w:rsid w:val="005B00D5"/>
    <w:rsid w:val="005B13D8"/>
    <w:rsid w:val="005B17B9"/>
    <w:rsid w:val="005B1921"/>
    <w:rsid w:val="005C00B0"/>
    <w:rsid w:val="005C33B1"/>
    <w:rsid w:val="005C4C00"/>
    <w:rsid w:val="005C5CF7"/>
    <w:rsid w:val="005C74EF"/>
    <w:rsid w:val="005C761C"/>
    <w:rsid w:val="005D39A2"/>
    <w:rsid w:val="005D74F4"/>
    <w:rsid w:val="005E213B"/>
    <w:rsid w:val="005E30BF"/>
    <w:rsid w:val="005E687B"/>
    <w:rsid w:val="005F05CC"/>
    <w:rsid w:val="005F1677"/>
    <w:rsid w:val="005F55AA"/>
    <w:rsid w:val="005F5C6B"/>
    <w:rsid w:val="005F6797"/>
    <w:rsid w:val="00602DBE"/>
    <w:rsid w:val="00604F28"/>
    <w:rsid w:val="0061195F"/>
    <w:rsid w:val="00617533"/>
    <w:rsid w:val="006312A5"/>
    <w:rsid w:val="006319CF"/>
    <w:rsid w:val="00631C6F"/>
    <w:rsid w:val="00631DF5"/>
    <w:rsid w:val="00632F0E"/>
    <w:rsid w:val="00636F98"/>
    <w:rsid w:val="006376F4"/>
    <w:rsid w:val="006404EF"/>
    <w:rsid w:val="006446E7"/>
    <w:rsid w:val="0064481B"/>
    <w:rsid w:val="006448A7"/>
    <w:rsid w:val="00645EC8"/>
    <w:rsid w:val="00651E26"/>
    <w:rsid w:val="0065458C"/>
    <w:rsid w:val="00660515"/>
    <w:rsid w:val="006605FD"/>
    <w:rsid w:val="00661FE8"/>
    <w:rsid w:val="00664631"/>
    <w:rsid w:val="00666ABB"/>
    <w:rsid w:val="0067237B"/>
    <w:rsid w:val="00673688"/>
    <w:rsid w:val="00675086"/>
    <w:rsid w:val="0067510E"/>
    <w:rsid w:val="00675461"/>
    <w:rsid w:val="006757A6"/>
    <w:rsid w:val="00677AC4"/>
    <w:rsid w:val="00682380"/>
    <w:rsid w:val="00682A08"/>
    <w:rsid w:val="006839D0"/>
    <w:rsid w:val="006848A9"/>
    <w:rsid w:val="00686263"/>
    <w:rsid w:val="00690A70"/>
    <w:rsid w:val="00694348"/>
    <w:rsid w:val="006955BD"/>
    <w:rsid w:val="006957A1"/>
    <w:rsid w:val="006A021C"/>
    <w:rsid w:val="006A1300"/>
    <w:rsid w:val="006A1576"/>
    <w:rsid w:val="006A42B1"/>
    <w:rsid w:val="006A43A0"/>
    <w:rsid w:val="006A43F2"/>
    <w:rsid w:val="006A474D"/>
    <w:rsid w:val="006A71ED"/>
    <w:rsid w:val="006B1FB7"/>
    <w:rsid w:val="006C0D9E"/>
    <w:rsid w:val="006C171C"/>
    <w:rsid w:val="006D324F"/>
    <w:rsid w:val="006D40C5"/>
    <w:rsid w:val="006D6F71"/>
    <w:rsid w:val="006E0177"/>
    <w:rsid w:val="006E35D5"/>
    <w:rsid w:val="006E61F2"/>
    <w:rsid w:val="006E7363"/>
    <w:rsid w:val="006E756A"/>
    <w:rsid w:val="006F1D13"/>
    <w:rsid w:val="006F52B9"/>
    <w:rsid w:val="006F7672"/>
    <w:rsid w:val="0070099A"/>
    <w:rsid w:val="00700D9B"/>
    <w:rsid w:val="00701571"/>
    <w:rsid w:val="00703D76"/>
    <w:rsid w:val="00703DFD"/>
    <w:rsid w:val="0070635B"/>
    <w:rsid w:val="007065A2"/>
    <w:rsid w:val="007069FD"/>
    <w:rsid w:val="00711A9A"/>
    <w:rsid w:val="00711BDD"/>
    <w:rsid w:val="00722EEB"/>
    <w:rsid w:val="00723CB4"/>
    <w:rsid w:val="0072527E"/>
    <w:rsid w:val="0072587A"/>
    <w:rsid w:val="00725E11"/>
    <w:rsid w:val="0072680B"/>
    <w:rsid w:val="007276D5"/>
    <w:rsid w:val="007326C4"/>
    <w:rsid w:val="0073456E"/>
    <w:rsid w:val="00734606"/>
    <w:rsid w:val="00735BA7"/>
    <w:rsid w:val="00735E67"/>
    <w:rsid w:val="007371E6"/>
    <w:rsid w:val="00742467"/>
    <w:rsid w:val="00742D86"/>
    <w:rsid w:val="007436BD"/>
    <w:rsid w:val="0074473B"/>
    <w:rsid w:val="007461D2"/>
    <w:rsid w:val="007467A4"/>
    <w:rsid w:val="00750B7B"/>
    <w:rsid w:val="007533BF"/>
    <w:rsid w:val="00762A8C"/>
    <w:rsid w:val="00762CDE"/>
    <w:rsid w:val="00763190"/>
    <w:rsid w:val="007703E5"/>
    <w:rsid w:val="00771104"/>
    <w:rsid w:val="00771507"/>
    <w:rsid w:val="007725B0"/>
    <w:rsid w:val="007733EC"/>
    <w:rsid w:val="00773B8E"/>
    <w:rsid w:val="007749F9"/>
    <w:rsid w:val="00774E9D"/>
    <w:rsid w:val="007764D5"/>
    <w:rsid w:val="00777417"/>
    <w:rsid w:val="00780008"/>
    <w:rsid w:val="007809FD"/>
    <w:rsid w:val="00781C36"/>
    <w:rsid w:val="00783EBF"/>
    <w:rsid w:val="007845B2"/>
    <w:rsid w:val="00785370"/>
    <w:rsid w:val="00785C2D"/>
    <w:rsid w:val="00786A9A"/>
    <w:rsid w:val="00792020"/>
    <w:rsid w:val="00792A7B"/>
    <w:rsid w:val="00797039"/>
    <w:rsid w:val="007A05BE"/>
    <w:rsid w:val="007A2B15"/>
    <w:rsid w:val="007A546C"/>
    <w:rsid w:val="007B26BC"/>
    <w:rsid w:val="007B2E73"/>
    <w:rsid w:val="007B396C"/>
    <w:rsid w:val="007B5456"/>
    <w:rsid w:val="007B5A6F"/>
    <w:rsid w:val="007B7D48"/>
    <w:rsid w:val="007C01F4"/>
    <w:rsid w:val="007C3E3B"/>
    <w:rsid w:val="007C4D2C"/>
    <w:rsid w:val="007C5BBD"/>
    <w:rsid w:val="007D0D5A"/>
    <w:rsid w:val="007D4452"/>
    <w:rsid w:val="007D537F"/>
    <w:rsid w:val="007D6CEF"/>
    <w:rsid w:val="007E1CCC"/>
    <w:rsid w:val="007E4065"/>
    <w:rsid w:val="007E5A43"/>
    <w:rsid w:val="007E6ABE"/>
    <w:rsid w:val="007E73F3"/>
    <w:rsid w:val="007E7C58"/>
    <w:rsid w:val="007F212D"/>
    <w:rsid w:val="007F2543"/>
    <w:rsid w:val="007F4DBC"/>
    <w:rsid w:val="007F6DA5"/>
    <w:rsid w:val="007F6E58"/>
    <w:rsid w:val="007F7646"/>
    <w:rsid w:val="007F77B4"/>
    <w:rsid w:val="00802629"/>
    <w:rsid w:val="00810C6E"/>
    <w:rsid w:val="00810CDF"/>
    <w:rsid w:val="00812127"/>
    <w:rsid w:val="0081247B"/>
    <w:rsid w:val="00812F38"/>
    <w:rsid w:val="00820A45"/>
    <w:rsid w:val="00822481"/>
    <w:rsid w:val="00824195"/>
    <w:rsid w:val="00830216"/>
    <w:rsid w:val="00830E33"/>
    <w:rsid w:val="0083510D"/>
    <w:rsid w:val="00837070"/>
    <w:rsid w:val="008411B6"/>
    <w:rsid w:val="00842581"/>
    <w:rsid w:val="00843D46"/>
    <w:rsid w:val="00847003"/>
    <w:rsid w:val="00851E28"/>
    <w:rsid w:val="0085434B"/>
    <w:rsid w:val="0086131C"/>
    <w:rsid w:val="0086143D"/>
    <w:rsid w:val="00862853"/>
    <w:rsid w:val="008628FE"/>
    <w:rsid w:val="00867D8E"/>
    <w:rsid w:val="00870351"/>
    <w:rsid w:val="008723E3"/>
    <w:rsid w:val="00872E98"/>
    <w:rsid w:val="00873B2E"/>
    <w:rsid w:val="00877142"/>
    <w:rsid w:val="008815C8"/>
    <w:rsid w:val="008820DC"/>
    <w:rsid w:val="00885085"/>
    <w:rsid w:val="0089079F"/>
    <w:rsid w:val="00890FF2"/>
    <w:rsid w:val="008931BD"/>
    <w:rsid w:val="0089635B"/>
    <w:rsid w:val="00896ADC"/>
    <w:rsid w:val="008A0765"/>
    <w:rsid w:val="008A3D4A"/>
    <w:rsid w:val="008A6229"/>
    <w:rsid w:val="008B0BF3"/>
    <w:rsid w:val="008B1B1A"/>
    <w:rsid w:val="008B3B5A"/>
    <w:rsid w:val="008B3D4D"/>
    <w:rsid w:val="008B466E"/>
    <w:rsid w:val="008B4A8D"/>
    <w:rsid w:val="008B62BF"/>
    <w:rsid w:val="008B75EA"/>
    <w:rsid w:val="008C058F"/>
    <w:rsid w:val="008C09B7"/>
    <w:rsid w:val="008C0DE1"/>
    <w:rsid w:val="008C1587"/>
    <w:rsid w:val="008C3560"/>
    <w:rsid w:val="008C53F1"/>
    <w:rsid w:val="008C5D1B"/>
    <w:rsid w:val="008D1E68"/>
    <w:rsid w:val="008D26B0"/>
    <w:rsid w:val="008D339D"/>
    <w:rsid w:val="008D3B05"/>
    <w:rsid w:val="008D566E"/>
    <w:rsid w:val="008D580A"/>
    <w:rsid w:val="008E1268"/>
    <w:rsid w:val="008E2129"/>
    <w:rsid w:val="008E42DB"/>
    <w:rsid w:val="008E4699"/>
    <w:rsid w:val="008E49B4"/>
    <w:rsid w:val="008E6406"/>
    <w:rsid w:val="00903079"/>
    <w:rsid w:val="00910B3C"/>
    <w:rsid w:val="00911A8E"/>
    <w:rsid w:val="0091295F"/>
    <w:rsid w:val="00913A79"/>
    <w:rsid w:val="00914F0B"/>
    <w:rsid w:val="00921A97"/>
    <w:rsid w:val="009235AA"/>
    <w:rsid w:val="00923845"/>
    <w:rsid w:val="00925FAF"/>
    <w:rsid w:val="009275C0"/>
    <w:rsid w:val="0093080F"/>
    <w:rsid w:val="00933439"/>
    <w:rsid w:val="00933974"/>
    <w:rsid w:val="00935782"/>
    <w:rsid w:val="00935DF2"/>
    <w:rsid w:val="00936EA1"/>
    <w:rsid w:val="00937F17"/>
    <w:rsid w:val="00943495"/>
    <w:rsid w:val="00943635"/>
    <w:rsid w:val="00951245"/>
    <w:rsid w:val="00951E6E"/>
    <w:rsid w:val="009533C4"/>
    <w:rsid w:val="009543D7"/>
    <w:rsid w:val="00956402"/>
    <w:rsid w:val="009566F2"/>
    <w:rsid w:val="009577AD"/>
    <w:rsid w:val="009655FE"/>
    <w:rsid w:val="00966F7D"/>
    <w:rsid w:val="009703A2"/>
    <w:rsid w:val="009727C5"/>
    <w:rsid w:val="00974262"/>
    <w:rsid w:val="00982D5F"/>
    <w:rsid w:val="00985569"/>
    <w:rsid w:val="009876F7"/>
    <w:rsid w:val="00987DDB"/>
    <w:rsid w:val="009920C7"/>
    <w:rsid w:val="0099392F"/>
    <w:rsid w:val="00996736"/>
    <w:rsid w:val="009A11E6"/>
    <w:rsid w:val="009A1FF5"/>
    <w:rsid w:val="009A272E"/>
    <w:rsid w:val="009A3A73"/>
    <w:rsid w:val="009A4250"/>
    <w:rsid w:val="009A5791"/>
    <w:rsid w:val="009A647C"/>
    <w:rsid w:val="009B03E6"/>
    <w:rsid w:val="009B0B00"/>
    <w:rsid w:val="009B2DCC"/>
    <w:rsid w:val="009B363C"/>
    <w:rsid w:val="009B3E13"/>
    <w:rsid w:val="009B4132"/>
    <w:rsid w:val="009B416F"/>
    <w:rsid w:val="009C0B8C"/>
    <w:rsid w:val="009C1676"/>
    <w:rsid w:val="009C36F7"/>
    <w:rsid w:val="009C3AAC"/>
    <w:rsid w:val="009C6F2A"/>
    <w:rsid w:val="009D1C40"/>
    <w:rsid w:val="009D651A"/>
    <w:rsid w:val="009E08EB"/>
    <w:rsid w:val="009E378F"/>
    <w:rsid w:val="009E3B6A"/>
    <w:rsid w:val="009E4D45"/>
    <w:rsid w:val="009E5B11"/>
    <w:rsid w:val="009E5DD5"/>
    <w:rsid w:val="009E7E16"/>
    <w:rsid w:val="009F45B0"/>
    <w:rsid w:val="009F5C59"/>
    <w:rsid w:val="009F7033"/>
    <w:rsid w:val="00A02047"/>
    <w:rsid w:val="00A025F9"/>
    <w:rsid w:val="00A03C45"/>
    <w:rsid w:val="00A06443"/>
    <w:rsid w:val="00A06BD7"/>
    <w:rsid w:val="00A07904"/>
    <w:rsid w:val="00A07AB2"/>
    <w:rsid w:val="00A07B78"/>
    <w:rsid w:val="00A07D2F"/>
    <w:rsid w:val="00A11C8D"/>
    <w:rsid w:val="00A129ED"/>
    <w:rsid w:val="00A2062E"/>
    <w:rsid w:val="00A22808"/>
    <w:rsid w:val="00A23793"/>
    <w:rsid w:val="00A25CA2"/>
    <w:rsid w:val="00A300C4"/>
    <w:rsid w:val="00A31D2A"/>
    <w:rsid w:val="00A33210"/>
    <w:rsid w:val="00A341BE"/>
    <w:rsid w:val="00A34D60"/>
    <w:rsid w:val="00A357BF"/>
    <w:rsid w:val="00A35B67"/>
    <w:rsid w:val="00A43B1A"/>
    <w:rsid w:val="00A4631C"/>
    <w:rsid w:val="00A51FE8"/>
    <w:rsid w:val="00A526B2"/>
    <w:rsid w:val="00A5375A"/>
    <w:rsid w:val="00A54576"/>
    <w:rsid w:val="00A575B9"/>
    <w:rsid w:val="00A57875"/>
    <w:rsid w:val="00A60B4D"/>
    <w:rsid w:val="00A611C6"/>
    <w:rsid w:val="00A613B8"/>
    <w:rsid w:val="00A616AE"/>
    <w:rsid w:val="00A64343"/>
    <w:rsid w:val="00A65C0D"/>
    <w:rsid w:val="00A66949"/>
    <w:rsid w:val="00A710BD"/>
    <w:rsid w:val="00A71FAC"/>
    <w:rsid w:val="00A729A8"/>
    <w:rsid w:val="00A74D9A"/>
    <w:rsid w:val="00A77131"/>
    <w:rsid w:val="00A801C2"/>
    <w:rsid w:val="00A80371"/>
    <w:rsid w:val="00A80657"/>
    <w:rsid w:val="00A81583"/>
    <w:rsid w:val="00A8356E"/>
    <w:rsid w:val="00A83985"/>
    <w:rsid w:val="00A852A8"/>
    <w:rsid w:val="00A853FD"/>
    <w:rsid w:val="00A9298F"/>
    <w:rsid w:val="00A92F59"/>
    <w:rsid w:val="00A97280"/>
    <w:rsid w:val="00A97E9D"/>
    <w:rsid w:val="00AA08CD"/>
    <w:rsid w:val="00AA1082"/>
    <w:rsid w:val="00AA2C20"/>
    <w:rsid w:val="00AA2C51"/>
    <w:rsid w:val="00AA2D20"/>
    <w:rsid w:val="00AA4795"/>
    <w:rsid w:val="00AA54D2"/>
    <w:rsid w:val="00AA5555"/>
    <w:rsid w:val="00AA7417"/>
    <w:rsid w:val="00AB1F4F"/>
    <w:rsid w:val="00AC1E2A"/>
    <w:rsid w:val="00AC61F4"/>
    <w:rsid w:val="00AC6B61"/>
    <w:rsid w:val="00AC7213"/>
    <w:rsid w:val="00AD17BA"/>
    <w:rsid w:val="00AD1B4D"/>
    <w:rsid w:val="00AD67FC"/>
    <w:rsid w:val="00AD68F4"/>
    <w:rsid w:val="00AD7602"/>
    <w:rsid w:val="00AE1D2E"/>
    <w:rsid w:val="00AE31A5"/>
    <w:rsid w:val="00AE37F9"/>
    <w:rsid w:val="00AE7570"/>
    <w:rsid w:val="00AF3BF3"/>
    <w:rsid w:val="00AF3D82"/>
    <w:rsid w:val="00AF48E2"/>
    <w:rsid w:val="00AF5019"/>
    <w:rsid w:val="00AF79CD"/>
    <w:rsid w:val="00B0002D"/>
    <w:rsid w:val="00B03C37"/>
    <w:rsid w:val="00B069DE"/>
    <w:rsid w:val="00B104D1"/>
    <w:rsid w:val="00B10FD0"/>
    <w:rsid w:val="00B144E5"/>
    <w:rsid w:val="00B16C1A"/>
    <w:rsid w:val="00B17E4F"/>
    <w:rsid w:val="00B17F5C"/>
    <w:rsid w:val="00B21783"/>
    <w:rsid w:val="00B220DF"/>
    <w:rsid w:val="00B23E11"/>
    <w:rsid w:val="00B279FA"/>
    <w:rsid w:val="00B31357"/>
    <w:rsid w:val="00B316A5"/>
    <w:rsid w:val="00B3353C"/>
    <w:rsid w:val="00B35C3A"/>
    <w:rsid w:val="00B449DB"/>
    <w:rsid w:val="00B46331"/>
    <w:rsid w:val="00B47649"/>
    <w:rsid w:val="00B529DF"/>
    <w:rsid w:val="00B52ED5"/>
    <w:rsid w:val="00B54494"/>
    <w:rsid w:val="00B610DD"/>
    <w:rsid w:val="00B64514"/>
    <w:rsid w:val="00B6528C"/>
    <w:rsid w:val="00B75B7E"/>
    <w:rsid w:val="00B81D53"/>
    <w:rsid w:val="00B836A5"/>
    <w:rsid w:val="00B83717"/>
    <w:rsid w:val="00B8463C"/>
    <w:rsid w:val="00B84794"/>
    <w:rsid w:val="00B8599A"/>
    <w:rsid w:val="00B86498"/>
    <w:rsid w:val="00B87B4D"/>
    <w:rsid w:val="00B93BE1"/>
    <w:rsid w:val="00B95DE1"/>
    <w:rsid w:val="00B95E02"/>
    <w:rsid w:val="00B9767C"/>
    <w:rsid w:val="00B97FA2"/>
    <w:rsid w:val="00BA0D75"/>
    <w:rsid w:val="00BA2D32"/>
    <w:rsid w:val="00BA4D0F"/>
    <w:rsid w:val="00BA6734"/>
    <w:rsid w:val="00BB287D"/>
    <w:rsid w:val="00BB4115"/>
    <w:rsid w:val="00BB62A4"/>
    <w:rsid w:val="00BC0609"/>
    <w:rsid w:val="00BC0B44"/>
    <w:rsid w:val="00BC16B1"/>
    <w:rsid w:val="00BC2B5C"/>
    <w:rsid w:val="00BC402C"/>
    <w:rsid w:val="00BC40D6"/>
    <w:rsid w:val="00BC4456"/>
    <w:rsid w:val="00BC7C00"/>
    <w:rsid w:val="00BE4B52"/>
    <w:rsid w:val="00BE5754"/>
    <w:rsid w:val="00BF06B7"/>
    <w:rsid w:val="00BF0A5E"/>
    <w:rsid w:val="00BF0F75"/>
    <w:rsid w:val="00BF2242"/>
    <w:rsid w:val="00BF2BA3"/>
    <w:rsid w:val="00BF37B9"/>
    <w:rsid w:val="00BF60B2"/>
    <w:rsid w:val="00C03DAA"/>
    <w:rsid w:val="00C10738"/>
    <w:rsid w:val="00C1227E"/>
    <w:rsid w:val="00C15C7A"/>
    <w:rsid w:val="00C166CB"/>
    <w:rsid w:val="00C17EBE"/>
    <w:rsid w:val="00C2012E"/>
    <w:rsid w:val="00C2021D"/>
    <w:rsid w:val="00C22CF5"/>
    <w:rsid w:val="00C2388E"/>
    <w:rsid w:val="00C251F9"/>
    <w:rsid w:val="00C25F7E"/>
    <w:rsid w:val="00C262DD"/>
    <w:rsid w:val="00C278B5"/>
    <w:rsid w:val="00C310C3"/>
    <w:rsid w:val="00C31578"/>
    <w:rsid w:val="00C31AAC"/>
    <w:rsid w:val="00C33879"/>
    <w:rsid w:val="00C34B1D"/>
    <w:rsid w:val="00C368DE"/>
    <w:rsid w:val="00C36E64"/>
    <w:rsid w:val="00C43533"/>
    <w:rsid w:val="00C43FBD"/>
    <w:rsid w:val="00C44E0B"/>
    <w:rsid w:val="00C45235"/>
    <w:rsid w:val="00C454F5"/>
    <w:rsid w:val="00C45B50"/>
    <w:rsid w:val="00C54BB8"/>
    <w:rsid w:val="00C5730C"/>
    <w:rsid w:val="00C60268"/>
    <w:rsid w:val="00C60295"/>
    <w:rsid w:val="00C60C86"/>
    <w:rsid w:val="00C61D8F"/>
    <w:rsid w:val="00C63878"/>
    <w:rsid w:val="00C64F68"/>
    <w:rsid w:val="00C660B0"/>
    <w:rsid w:val="00C667B7"/>
    <w:rsid w:val="00C7219E"/>
    <w:rsid w:val="00C72AFC"/>
    <w:rsid w:val="00C7709D"/>
    <w:rsid w:val="00C8265C"/>
    <w:rsid w:val="00C82B07"/>
    <w:rsid w:val="00C85307"/>
    <w:rsid w:val="00C87F29"/>
    <w:rsid w:val="00C9135E"/>
    <w:rsid w:val="00C923CF"/>
    <w:rsid w:val="00C944DF"/>
    <w:rsid w:val="00C965AB"/>
    <w:rsid w:val="00C96D00"/>
    <w:rsid w:val="00C977C4"/>
    <w:rsid w:val="00CA066C"/>
    <w:rsid w:val="00CA08E5"/>
    <w:rsid w:val="00CA392F"/>
    <w:rsid w:val="00CA7A2A"/>
    <w:rsid w:val="00CB2630"/>
    <w:rsid w:val="00CB34D1"/>
    <w:rsid w:val="00CB5023"/>
    <w:rsid w:val="00CB7C4E"/>
    <w:rsid w:val="00CC2714"/>
    <w:rsid w:val="00CC388C"/>
    <w:rsid w:val="00CC3C07"/>
    <w:rsid w:val="00CC557B"/>
    <w:rsid w:val="00CC7281"/>
    <w:rsid w:val="00CC7B83"/>
    <w:rsid w:val="00CD209C"/>
    <w:rsid w:val="00CD62F5"/>
    <w:rsid w:val="00CE2381"/>
    <w:rsid w:val="00CE34C7"/>
    <w:rsid w:val="00CE39A3"/>
    <w:rsid w:val="00CE4744"/>
    <w:rsid w:val="00CE4FBA"/>
    <w:rsid w:val="00CE570D"/>
    <w:rsid w:val="00CF2B48"/>
    <w:rsid w:val="00D00D79"/>
    <w:rsid w:val="00D038FA"/>
    <w:rsid w:val="00D05CAE"/>
    <w:rsid w:val="00D05E9C"/>
    <w:rsid w:val="00D11694"/>
    <w:rsid w:val="00D13221"/>
    <w:rsid w:val="00D134F1"/>
    <w:rsid w:val="00D13A29"/>
    <w:rsid w:val="00D14A1D"/>
    <w:rsid w:val="00D159C2"/>
    <w:rsid w:val="00D247BC"/>
    <w:rsid w:val="00D260E2"/>
    <w:rsid w:val="00D309B3"/>
    <w:rsid w:val="00D32585"/>
    <w:rsid w:val="00D341BB"/>
    <w:rsid w:val="00D35692"/>
    <w:rsid w:val="00D35CCC"/>
    <w:rsid w:val="00D36E77"/>
    <w:rsid w:val="00D40574"/>
    <w:rsid w:val="00D45A66"/>
    <w:rsid w:val="00D47B7B"/>
    <w:rsid w:val="00D55D72"/>
    <w:rsid w:val="00D567ED"/>
    <w:rsid w:val="00D56DBA"/>
    <w:rsid w:val="00D61D11"/>
    <w:rsid w:val="00D73C25"/>
    <w:rsid w:val="00D73FC9"/>
    <w:rsid w:val="00D75E85"/>
    <w:rsid w:val="00D769DB"/>
    <w:rsid w:val="00D76C52"/>
    <w:rsid w:val="00D779DD"/>
    <w:rsid w:val="00D819C1"/>
    <w:rsid w:val="00D82D21"/>
    <w:rsid w:val="00D83BE6"/>
    <w:rsid w:val="00D84378"/>
    <w:rsid w:val="00D84F72"/>
    <w:rsid w:val="00D872BB"/>
    <w:rsid w:val="00D87DBB"/>
    <w:rsid w:val="00D9045C"/>
    <w:rsid w:val="00D92CD3"/>
    <w:rsid w:val="00D94780"/>
    <w:rsid w:val="00D94B1E"/>
    <w:rsid w:val="00D96443"/>
    <w:rsid w:val="00DA0592"/>
    <w:rsid w:val="00DA1C75"/>
    <w:rsid w:val="00DA1FBE"/>
    <w:rsid w:val="00DA3A5E"/>
    <w:rsid w:val="00DA4026"/>
    <w:rsid w:val="00DA4310"/>
    <w:rsid w:val="00DA6DF5"/>
    <w:rsid w:val="00DA714D"/>
    <w:rsid w:val="00DA7BF1"/>
    <w:rsid w:val="00DB5A49"/>
    <w:rsid w:val="00DC0045"/>
    <w:rsid w:val="00DC2872"/>
    <w:rsid w:val="00DC42C0"/>
    <w:rsid w:val="00DC50F9"/>
    <w:rsid w:val="00DC6938"/>
    <w:rsid w:val="00DC6F60"/>
    <w:rsid w:val="00DC70D3"/>
    <w:rsid w:val="00DD1A4E"/>
    <w:rsid w:val="00DD27CC"/>
    <w:rsid w:val="00DD7E08"/>
    <w:rsid w:val="00DE0BDC"/>
    <w:rsid w:val="00DE21AD"/>
    <w:rsid w:val="00DE2CF6"/>
    <w:rsid w:val="00DE5494"/>
    <w:rsid w:val="00DE6121"/>
    <w:rsid w:val="00DE6858"/>
    <w:rsid w:val="00DE779D"/>
    <w:rsid w:val="00DE7EB8"/>
    <w:rsid w:val="00DF21FA"/>
    <w:rsid w:val="00DF3FC8"/>
    <w:rsid w:val="00DF7D1E"/>
    <w:rsid w:val="00E02185"/>
    <w:rsid w:val="00E06CC2"/>
    <w:rsid w:val="00E0790D"/>
    <w:rsid w:val="00E1067A"/>
    <w:rsid w:val="00E11277"/>
    <w:rsid w:val="00E11294"/>
    <w:rsid w:val="00E11ED6"/>
    <w:rsid w:val="00E1477A"/>
    <w:rsid w:val="00E14C9F"/>
    <w:rsid w:val="00E206FD"/>
    <w:rsid w:val="00E21EA1"/>
    <w:rsid w:val="00E22EFE"/>
    <w:rsid w:val="00E23D5F"/>
    <w:rsid w:val="00E247D0"/>
    <w:rsid w:val="00E2610F"/>
    <w:rsid w:val="00E27AA9"/>
    <w:rsid w:val="00E322A5"/>
    <w:rsid w:val="00E334C9"/>
    <w:rsid w:val="00E34B1E"/>
    <w:rsid w:val="00E34E12"/>
    <w:rsid w:val="00E36181"/>
    <w:rsid w:val="00E37554"/>
    <w:rsid w:val="00E37602"/>
    <w:rsid w:val="00E37D0C"/>
    <w:rsid w:val="00E37E04"/>
    <w:rsid w:val="00E44579"/>
    <w:rsid w:val="00E467A1"/>
    <w:rsid w:val="00E502B2"/>
    <w:rsid w:val="00E53B4C"/>
    <w:rsid w:val="00E56D48"/>
    <w:rsid w:val="00E640C4"/>
    <w:rsid w:val="00E713E7"/>
    <w:rsid w:val="00E7754F"/>
    <w:rsid w:val="00E81C97"/>
    <w:rsid w:val="00E83E67"/>
    <w:rsid w:val="00E84E7E"/>
    <w:rsid w:val="00E85203"/>
    <w:rsid w:val="00E85EDF"/>
    <w:rsid w:val="00E934B9"/>
    <w:rsid w:val="00E93610"/>
    <w:rsid w:val="00E94C3D"/>
    <w:rsid w:val="00E975E6"/>
    <w:rsid w:val="00EA352F"/>
    <w:rsid w:val="00EA3BF8"/>
    <w:rsid w:val="00EB2734"/>
    <w:rsid w:val="00EB29DC"/>
    <w:rsid w:val="00EB6F96"/>
    <w:rsid w:val="00EC0DE7"/>
    <w:rsid w:val="00EC1FE1"/>
    <w:rsid w:val="00EC23F4"/>
    <w:rsid w:val="00EC4274"/>
    <w:rsid w:val="00EC5F0B"/>
    <w:rsid w:val="00EC75CA"/>
    <w:rsid w:val="00ED197C"/>
    <w:rsid w:val="00ED29EB"/>
    <w:rsid w:val="00ED3BC2"/>
    <w:rsid w:val="00ED499C"/>
    <w:rsid w:val="00ED50C4"/>
    <w:rsid w:val="00ED7A1C"/>
    <w:rsid w:val="00EE0300"/>
    <w:rsid w:val="00EE2422"/>
    <w:rsid w:val="00EE2C08"/>
    <w:rsid w:val="00EE43A2"/>
    <w:rsid w:val="00EE50A3"/>
    <w:rsid w:val="00EE539C"/>
    <w:rsid w:val="00EE7877"/>
    <w:rsid w:val="00EF2133"/>
    <w:rsid w:val="00EF4972"/>
    <w:rsid w:val="00EF566C"/>
    <w:rsid w:val="00EF5C12"/>
    <w:rsid w:val="00F002E0"/>
    <w:rsid w:val="00F01F61"/>
    <w:rsid w:val="00F026CD"/>
    <w:rsid w:val="00F07EF6"/>
    <w:rsid w:val="00F2384C"/>
    <w:rsid w:val="00F25405"/>
    <w:rsid w:val="00F2622B"/>
    <w:rsid w:val="00F2782F"/>
    <w:rsid w:val="00F32397"/>
    <w:rsid w:val="00F3268E"/>
    <w:rsid w:val="00F3581E"/>
    <w:rsid w:val="00F358B3"/>
    <w:rsid w:val="00F360A7"/>
    <w:rsid w:val="00F40827"/>
    <w:rsid w:val="00F447B0"/>
    <w:rsid w:val="00F50604"/>
    <w:rsid w:val="00F524D7"/>
    <w:rsid w:val="00F63E8A"/>
    <w:rsid w:val="00F64E57"/>
    <w:rsid w:val="00F66DE4"/>
    <w:rsid w:val="00F70503"/>
    <w:rsid w:val="00F7050B"/>
    <w:rsid w:val="00F72331"/>
    <w:rsid w:val="00F8096B"/>
    <w:rsid w:val="00F81A1A"/>
    <w:rsid w:val="00F851BE"/>
    <w:rsid w:val="00F87311"/>
    <w:rsid w:val="00F930A1"/>
    <w:rsid w:val="00F93491"/>
    <w:rsid w:val="00F94F94"/>
    <w:rsid w:val="00F96BBD"/>
    <w:rsid w:val="00FA233F"/>
    <w:rsid w:val="00FA254F"/>
    <w:rsid w:val="00FA3A12"/>
    <w:rsid w:val="00FA3A75"/>
    <w:rsid w:val="00FA4AB1"/>
    <w:rsid w:val="00FA6E6C"/>
    <w:rsid w:val="00FA71B8"/>
    <w:rsid w:val="00FB1B04"/>
    <w:rsid w:val="00FB26A2"/>
    <w:rsid w:val="00FB2725"/>
    <w:rsid w:val="00FC1332"/>
    <w:rsid w:val="00FC3058"/>
    <w:rsid w:val="00FC465A"/>
    <w:rsid w:val="00FC5FE1"/>
    <w:rsid w:val="00FC7BA6"/>
    <w:rsid w:val="00FC7BD2"/>
    <w:rsid w:val="00FD2AE8"/>
    <w:rsid w:val="00FD4626"/>
    <w:rsid w:val="00FD5C50"/>
    <w:rsid w:val="00FD6B7B"/>
    <w:rsid w:val="00FD7135"/>
    <w:rsid w:val="00FE224E"/>
    <w:rsid w:val="00FE324C"/>
    <w:rsid w:val="00FE3F11"/>
    <w:rsid w:val="00FE4235"/>
    <w:rsid w:val="00FF3707"/>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999640"/>
  <w15:docId w15:val="{D30F096E-59C3-4824-9AD2-9626C9559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07E"/>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aliases w:val="hình vẽ"/>
    <w:basedOn w:val="Normal"/>
    <w:next w:val="Normal"/>
    <w:link w:val="Heading6Char"/>
    <w:uiPriority w:val="9"/>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aliases w:val="Biểu Đồ"/>
    <w:basedOn w:val="Normal"/>
    <w:next w:val="Normal"/>
    <w:link w:val="Heading7Char"/>
    <w:uiPriority w:val="9"/>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aliases w:val="hình vẽ Char"/>
    <w:basedOn w:val="DefaultParagraphFont"/>
    <w:link w:val="Heading6"/>
    <w:uiPriority w:val="9"/>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aliases w:val="Biểu Đồ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paragraph" w:styleId="BodyText">
    <w:name w:val="Body Text"/>
    <w:basedOn w:val="Normal"/>
    <w:link w:val="BodyTextChar"/>
    <w:uiPriority w:val="1"/>
    <w:qFormat/>
    <w:rsid w:val="0053539D"/>
    <w:pPr>
      <w:widowControl w:val="0"/>
      <w:autoSpaceDE w:val="0"/>
      <w:autoSpaceDN w:val="0"/>
      <w:spacing w:before="0" w:after="0" w:line="240" w:lineRule="auto"/>
      <w:ind w:left="262"/>
      <w:jc w:val="left"/>
    </w:pPr>
    <w:rPr>
      <w:rFonts w:eastAsia="Times New Roman" w:cs="Times New Roman"/>
      <w:kern w:val="0"/>
      <w:szCs w:val="26"/>
      <w:lang w:val="vi"/>
    </w:rPr>
  </w:style>
  <w:style w:type="character" w:customStyle="1" w:styleId="BodyTextChar">
    <w:name w:val="Body Text Char"/>
    <w:basedOn w:val="DefaultParagraphFont"/>
    <w:link w:val="BodyText"/>
    <w:uiPriority w:val="1"/>
    <w:rsid w:val="0053539D"/>
    <w:rPr>
      <w:rFonts w:ascii="Times New Roman" w:eastAsia="Times New Roman" w:hAnsi="Times New Roman" w:cs="Times New Roman"/>
      <w:kern w:val="0"/>
      <w:sz w:val="26"/>
      <w:szCs w:val="26"/>
      <w:lang w:val="vi"/>
    </w:rPr>
  </w:style>
  <w:style w:type="paragraph" w:customStyle="1" w:styleId="TableParagraph">
    <w:name w:val="Table Paragraph"/>
    <w:basedOn w:val="Normal"/>
    <w:uiPriority w:val="1"/>
    <w:qFormat/>
    <w:rsid w:val="0053539D"/>
    <w:pPr>
      <w:widowControl w:val="0"/>
      <w:autoSpaceDE w:val="0"/>
      <w:autoSpaceDN w:val="0"/>
      <w:spacing w:before="0" w:after="0" w:line="240" w:lineRule="auto"/>
      <w:ind w:left="107"/>
      <w:jc w:val="left"/>
    </w:pPr>
    <w:rPr>
      <w:rFonts w:eastAsia="Times New Roman" w:cs="Times New Roman"/>
      <w:kern w:val="0"/>
      <w:sz w:val="22"/>
      <w:szCs w:val="22"/>
      <w:lang w:val="vi"/>
    </w:rPr>
  </w:style>
  <w:style w:type="character" w:styleId="Strong">
    <w:name w:val="Strong"/>
    <w:basedOn w:val="DefaultParagraphFont"/>
    <w:uiPriority w:val="22"/>
    <w:qFormat/>
    <w:rsid w:val="00A23793"/>
    <w:rPr>
      <w:b/>
      <w:bCs/>
    </w:rPr>
  </w:style>
  <w:style w:type="character" w:customStyle="1" w:styleId="normaltextrun">
    <w:name w:val="normaltextrun"/>
    <w:rsid w:val="00E23D5F"/>
  </w:style>
  <w:style w:type="character" w:styleId="Emphasis">
    <w:name w:val="Emphasis"/>
    <w:basedOn w:val="DefaultParagraphFont"/>
    <w:uiPriority w:val="20"/>
    <w:qFormat/>
    <w:rsid w:val="00C278B5"/>
    <w:rPr>
      <w:i/>
      <w:iCs/>
    </w:rPr>
  </w:style>
  <w:style w:type="paragraph" w:styleId="TOCHeading">
    <w:name w:val="TOC Heading"/>
    <w:basedOn w:val="Heading1"/>
    <w:next w:val="Normal"/>
    <w:uiPriority w:val="39"/>
    <w:unhideWhenUsed/>
    <w:qFormat/>
    <w:rsid w:val="009F45B0"/>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paragraph" w:customStyle="1" w:styleId="Bng">
    <w:name w:val="Bảng"/>
    <w:basedOn w:val="Caption"/>
    <w:next w:val="Caption"/>
    <w:qFormat/>
    <w:rsid w:val="009F45B0"/>
  </w:style>
  <w:style w:type="character" w:styleId="FollowedHyperlink">
    <w:name w:val="FollowedHyperlink"/>
    <w:basedOn w:val="DefaultParagraphFont"/>
    <w:uiPriority w:val="99"/>
    <w:semiHidden/>
    <w:unhideWhenUsed/>
    <w:rsid w:val="008E42DB"/>
    <w:rPr>
      <w:color w:val="800080" w:themeColor="followedHyperlink"/>
      <w:u w:val="single"/>
    </w:rPr>
  </w:style>
  <w:style w:type="paragraph" w:styleId="TOC8">
    <w:name w:val="toc 8"/>
    <w:basedOn w:val="Normal"/>
    <w:next w:val="Normal"/>
    <w:autoRedefine/>
    <w:uiPriority w:val="39"/>
    <w:semiHidden/>
    <w:unhideWhenUsed/>
    <w:rsid w:val="001A2A84"/>
    <w:pPr>
      <w:spacing w:after="100"/>
      <w:ind w:left="1820"/>
    </w:pPr>
  </w:style>
  <w:style w:type="paragraph" w:styleId="Revision">
    <w:name w:val="Revision"/>
    <w:hidden/>
    <w:uiPriority w:val="99"/>
    <w:semiHidden/>
    <w:rsid w:val="004F15C9"/>
    <w:pPr>
      <w:spacing w:after="0" w:line="240" w:lineRule="auto"/>
    </w:pPr>
    <w:rPr>
      <w:rFonts w:ascii="Times New Roman" w:hAnsi="Times New Roman"/>
      <w:sz w:val="26"/>
    </w:rPr>
  </w:style>
  <w:style w:type="character" w:styleId="CommentReference">
    <w:name w:val="annotation reference"/>
    <w:basedOn w:val="DefaultParagraphFont"/>
    <w:uiPriority w:val="99"/>
    <w:semiHidden/>
    <w:unhideWhenUsed/>
    <w:rsid w:val="00510C35"/>
    <w:rPr>
      <w:sz w:val="16"/>
      <w:szCs w:val="16"/>
    </w:rPr>
  </w:style>
  <w:style w:type="paragraph" w:styleId="CommentText">
    <w:name w:val="annotation text"/>
    <w:basedOn w:val="Normal"/>
    <w:link w:val="CommentTextChar"/>
    <w:uiPriority w:val="99"/>
    <w:unhideWhenUsed/>
    <w:rsid w:val="00510C35"/>
    <w:pPr>
      <w:spacing w:line="240" w:lineRule="auto"/>
    </w:pPr>
    <w:rPr>
      <w:sz w:val="20"/>
    </w:rPr>
  </w:style>
  <w:style w:type="character" w:customStyle="1" w:styleId="CommentTextChar">
    <w:name w:val="Comment Text Char"/>
    <w:basedOn w:val="DefaultParagraphFont"/>
    <w:link w:val="CommentText"/>
    <w:uiPriority w:val="99"/>
    <w:rsid w:val="00510C35"/>
    <w:rPr>
      <w:rFonts w:ascii="Times New Roman" w:hAnsi="Times New Roman"/>
    </w:rPr>
  </w:style>
  <w:style w:type="paragraph" w:styleId="CommentSubject">
    <w:name w:val="annotation subject"/>
    <w:basedOn w:val="CommentText"/>
    <w:next w:val="CommentText"/>
    <w:link w:val="CommentSubjectChar"/>
    <w:uiPriority w:val="99"/>
    <w:semiHidden/>
    <w:unhideWhenUsed/>
    <w:rsid w:val="00510C35"/>
    <w:rPr>
      <w:b/>
      <w:bCs/>
    </w:rPr>
  </w:style>
  <w:style w:type="character" w:customStyle="1" w:styleId="CommentSubjectChar">
    <w:name w:val="Comment Subject Char"/>
    <w:basedOn w:val="CommentTextChar"/>
    <w:link w:val="CommentSubject"/>
    <w:uiPriority w:val="99"/>
    <w:semiHidden/>
    <w:rsid w:val="00510C35"/>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32337">
      <w:bodyDiv w:val="1"/>
      <w:marLeft w:val="0"/>
      <w:marRight w:val="0"/>
      <w:marTop w:val="0"/>
      <w:marBottom w:val="0"/>
      <w:divBdr>
        <w:top w:val="none" w:sz="0" w:space="0" w:color="auto"/>
        <w:left w:val="none" w:sz="0" w:space="0" w:color="auto"/>
        <w:bottom w:val="none" w:sz="0" w:space="0" w:color="auto"/>
        <w:right w:val="none" w:sz="0" w:space="0" w:color="auto"/>
      </w:divBdr>
    </w:div>
    <w:div w:id="112360377">
      <w:bodyDiv w:val="1"/>
      <w:marLeft w:val="0"/>
      <w:marRight w:val="0"/>
      <w:marTop w:val="0"/>
      <w:marBottom w:val="0"/>
      <w:divBdr>
        <w:top w:val="none" w:sz="0" w:space="0" w:color="auto"/>
        <w:left w:val="none" w:sz="0" w:space="0" w:color="auto"/>
        <w:bottom w:val="none" w:sz="0" w:space="0" w:color="auto"/>
        <w:right w:val="none" w:sz="0" w:space="0" w:color="auto"/>
      </w:divBdr>
    </w:div>
    <w:div w:id="152307445">
      <w:bodyDiv w:val="1"/>
      <w:marLeft w:val="0"/>
      <w:marRight w:val="0"/>
      <w:marTop w:val="0"/>
      <w:marBottom w:val="0"/>
      <w:divBdr>
        <w:top w:val="none" w:sz="0" w:space="0" w:color="auto"/>
        <w:left w:val="none" w:sz="0" w:space="0" w:color="auto"/>
        <w:bottom w:val="none" w:sz="0" w:space="0" w:color="auto"/>
        <w:right w:val="none" w:sz="0" w:space="0" w:color="auto"/>
      </w:divBdr>
    </w:div>
    <w:div w:id="156843389">
      <w:bodyDiv w:val="1"/>
      <w:marLeft w:val="0"/>
      <w:marRight w:val="0"/>
      <w:marTop w:val="0"/>
      <w:marBottom w:val="0"/>
      <w:divBdr>
        <w:top w:val="none" w:sz="0" w:space="0" w:color="auto"/>
        <w:left w:val="none" w:sz="0" w:space="0" w:color="auto"/>
        <w:bottom w:val="none" w:sz="0" w:space="0" w:color="auto"/>
        <w:right w:val="none" w:sz="0" w:space="0" w:color="auto"/>
      </w:divBdr>
    </w:div>
    <w:div w:id="235551913">
      <w:bodyDiv w:val="1"/>
      <w:marLeft w:val="0"/>
      <w:marRight w:val="0"/>
      <w:marTop w:val="0"/>
      <w:marBottom w:val="0"/>
      <w:divBdr>
        <w:top w:val="none" w:sz="0" w:space="0" w:color="auto"/>
        <w:left w:val="none" w:sz="0" w:space="0" w:color="auto"/>
        <w:bottom w:val="none" w:sz="0" w:space="0" w:color="auto"/>
        <w:right w:val="none" w:sz="0" w:space="0" w:color="auto"/>
      </w:divBdr>
    </w:div>
    <w:div w:id="239557485">
      <w:bodyDiv w:val="1"/>
      <w:marLeft w:val="0"/>
      <w:marRight w:val="0"/>
      <w:marTop w:val="0"/>
      <w:marBottom w:val="0"/>
      <w:divBdr>
        <w:top w:val="none" w:sz="0" w:space="0" w:color="auto"/>
        <w:left w:val="none" w:sz="0" w:space="0" w:color="auto"/>
        <w:bottom w:val="none" w:sz="0" w:space="0" w:color="auto"/>
        <w:right w:val="none" w:sz="0" w:space="0" w:color="auto"/>
      </w:divBdr>
    </w:div>
    <w:div w:id="248275746">
      <w:bodyDiv w:val="1"/>
      <w:marLeft w:val="0"/>
      <w:marRight w:val="0"/>
      <w:marTop w:val="0"/>
      <w:marBottom w:val="0"/>
      <w:divBdr>
        <w:top w:val="none" w:sz="0" w:space="0" w:color="auto"/>
        <w:left w:val="none" w:sz="0" w:space="0" w:color="auto"/>
        <w:bottom w:val="none" w:sz="0" w:space="0" w:color="auto"/>
        <w:right w:val="none" w:sz="0" w:space="0" w:color="auto"/>
      </w:divBdr>
    </w:div>
    <w:div w:id="321281888">
      <w:bodyDiv w:val="1"/>
      <w:marLeft w:val="0"/>
      <w:marRight w:val="0"/>
      <w:marTop w:val="0"/>
      <w:marBottom w:val="0"/>
      <w:divBdr>
        <w:top w:val="none" w:sz="0" w:space="0" w:color="auto"/>
        <w:left w:val="none" w:sz="0" w:space="0" w:color="auto"/>
        <w:bottom w:val="none" w:sz="0" w:space="0" w:color="auto"/>
        <w:right w:val="none" w:sz="0" w:space="0" w:color="auto"/>
      </w:divBdr>
    </w:div>
    <w:div w:id="389115708">
      <w:bodyDiv w:val="1"/>
      <w:marLeft w:val="0"/>
      <w:marRight w:val="0"/>
      <w:marTop w:val="0"/>
      <w:marBottom w:val="0"/>
      <w:divBdr>
        <w:top w:val="none" w:sz="0" w:space="0" w:color="auto"/>
        <w:left w:val="none" w:sz="0" w:space="0" w:color="auto"/>
        <w:bottom w:val="none" w:sz="0" w:space="0" w:color="auto"/>
        <w:right w:val="none" w:sz="0" w:space="0" w:color="auto"/>
      </w:divBdr>
    </w:div>
    <w:div w:id="531462196">
      <w:bodyDiv w:val="1"/>
      <w:marLeft w:val="0"/>
      <w:marRight w:val="0"/>
      <w:marTop w:val="0"/>
      <w:marBottom w:val="0"/>
      <w:divBdr>
        <w:top w:val="none" w:sz="0" w:space="0" w:color="auto"/>
        <w:left w:val="none" w:sz="0" w:space="0" w:color="auto"/>
        <w:bottom w:val="none" w:sz="0" w:space="0" w:color="auto"/>
        <w:right w:val="none" w:sz="0" w:space="0" w:color="auto"/>
      </w:divBdr>
    </w:div>
    <w:div w:id="544408097">
      <w:bodyDiv w:val="1"/>
      <w:marLeft w:val="0"/>
      <w:marRight w:val="0"/>
      <w:marTop w:val="0"/>
      <w:marBottom w:val="0"/>
      <w:divBdr>
        <w:top w:val="none" w:sz="0" w:space="0" w:color="auto"/>
        <w:left w:val="none" w:sz="0" w:space="0" w:color="auto"/>
        <w:bottom w:val="none" w:sz="0" w:space="0" w:color="auto"/>
        <w:right w:val="none" w:sz="0" w:space="0" w:color="auto"/>
      </w:divBdr>
    </w:div>
    <w:div w:id="758135101">
      <w:bodyDiv w:val="1"/>
      <w:marLeft w:val="0"/>
      <w:marRight w:val="0"/>
      <w:marTop w:val="0"/>
      <w:marBottom w:val="0"/>
      <w:divBdr>
        <w:top w:val="none" w:sz="0" w:space="0" w:color="auto"/>
        <w:left w:val="none" w:sz="0" w:space="0" w:color="auto"/>
        <w:bottom w:val="none" w:sz="0" w:space="0" w:color="auto"/>
        <w:right w:val="none" w:sz="0" w:space="0" w:color="auto"/>
      </w:divBdr>
    </w:div>
    <w:div w:id="772748881">
      <w:bodyDiv w:val="1"/>
      <w:marLeft w:val="0"/>
      <w:marRight w:val="0"/>
      <w:marTop w:val="0"/>
      <w:marBottom w:val="0"/>
      <w:divBdr>
        <w:top w:val="none" w:sz="0" w:space="0" w:color="auto"/>
        <w:left w:val="none" w:sz="0" w:space="0" w:color="auto"/>
        <w:bottom w:val="none" w:sz="0" w:space="0" w:color="auto"/>
        <w:right w:val="none" w:sz="0" w:space="0" w:color="auto"/>
      </w:divBdr>
    </w:div>
    <w:div w:id="794061303">
      <w:bodyDiv w:val="1"/>
      <w:marLeft w:val="0"/>
      <w:marRight w:val="0"/>
      <w:marTop w:val="0"/>
      <w:marBottom w:val="0"/>
      <w:divBdr>
        <w:top w:val="none" w:sz="0" w:space="0" w:color="auto"/>
        <w:left w:val="none" w:sz="0" w:space="0" w:color="auto"/>
        <w:bottom w:val="none" w:sz="0" w:space="0" w:color="auto"/>
        <w:right w:val="none" w:sz="0" w:space="0" w:color="auto"/>
      </w:divBdr>
    </w:div>
    <w:div w:id="886838438">
      <w:bodyDiv w:val="1"/>
      <w:marLeft w:val="0"/>
      <w:marRight w:val="0"/>
      <w:marTop w:val="0"/>
      <w:marBottom w:val="0"/>
      <w:divBdr>
        <w:top w:val="none" w:sz="0" w:space="0" w:color="auto"/>
        <w:left w:val="none" w:sz="0" w:space="0" w:color="auto"/>
        <w:bottom w:val="none" w:sz="0" w:space="0" w:color="auto"/>
        <w:right w:val="none" w:sz="0" w:space="0" w:color="auto"/>
      </w:divBdr>
    </w:div>
    <w:div w:id="905262406">
      <w:bodyDiv w:val="1"/>
      <w:marLeft w:val="0"/>
      <w:marRight w:val="0"/>
      <w:marTop w:val="0"/>
      <w:marBottom w:val="0"/>
      <w:divBdr>
        <w:top w:val="none" w:sz="0" w:space="0" w:color="auto"/>
        <w:left w:val="none" w:sz="0" w:space="0" w:color="auto"/>
        <w:bottom w:val="none" w:sz="0" w:space="0" w:color="auto"/>
        <w:right w:val="none" w:sz="0" w:space="0" w:color="auto"/>
      </w:divBdr>
    </w:div>
    <w:div w:id="970328279">
      <w:bodyDiv w:val="1"/>
      <w:marLeft w:val="0"/>
      <w:marRight w:val="0"/>
      <w:marTop w:val="0"/>
      <w:marBottom w:val="0"/>
      <w:divBdr>
        <w:top w:val="none" w:sz="0" w:space="0" w:color="auto"/>
        <w:left w:val="none" w:sz="0" w:space="0" w:color="auto"/>
        <w:bottom w:val="none" w:sz="0" w:space="0" w:color="auto"/>
        <w:right w:val="none" w:sz="0" w:space="0" w:color="auto"/>
      </w:divBdr>
    </w:div>
    <w:div w:id="1041441826">
      <w:bodyDiv w:val="1"/>
      <w:marLeft w:val="0"/>
      <w:marRight w:val="0"/>
      <w:marTop w:val="0"/>
      <w:marBottom w:val="0"/>
      <w:divBdr>
        <w:top w:val="none" w:sz="0" w:space="0" w:color="auto"/>
        <w:left w:val="none" w:sz="0" w:space="0" w:color="auto"/>
        <w:bottom w:val="none" w:sz="0" w:space="0" w:color="auto"/>
        <w:right w:val="none" w:sz="0" w:space="0" w:color="auto"/>
      </w:divBdr>
    </w:div>
    <w:div w:id="1122265479">
      <w:bodyDiv w:val="1"/>
      <w:marLeft w:val="0"/>
      <w:marRight w:val="0"/>
      <w:marTop w:val="0"/>
      <w:marBottom w:val="0"/>
      <w:divBdr>
        <w:top w:val="none" w:sz="0" w:space="0" w:color="auto"/>
        <w:left w:val="none" w:sz="0" w:space="0" w:color="auto"/>
        <w:bottom w:val="none" w:sz="0" w:space="0" w:color="auto"/>
        <w:right w:val="none" w:sz="0" w:space="0" w:color="auto"/>
      </w:divBdr>
    </w:div>
    <w:div w:id="1250381502">
      <w:bodyDiv w:val="1"/>
      <w:marLeft w:val="0"/>
      <w:marRight w:val="0"/>
      <w:marTop w:val="0"/>
      <w:marBottom w:val="0"/>
      <w:divBdr>
        <w:top w:val="none" w:sz="0" w:space="0" w:color="auto"/>
        <w:left w:val="none" w:sz="0" w:space="0" w:color="auto"/>
        <w:bottom w:val="none" w:sz="0" w:space="0" w:color="auto"/>
        <w:right w:val="none" w:sz="0" w:space="0" w:color="auto"/>
      </w:divBdr>
    </w:div>
    <w:div w:id="1300187054">
      <w:bodyDiv w:val="1"/>
      <w:marLeft w:val="0"/>
      <w:marRight w:val="0"/>
      <w:marTop w:val="0"/>
      <w:marBottom w:val="0"/>
      <w:divBdr>
        <w:top w:val="none" w:sz="0" w:space="0" w:color="auto"/>
        <w:left w:val="none" w:sz="0" w:space="0" w:color="auto"/>
        <w:bottom w:val="none" w:sz="0" w:space="0" w:color="auto"/>
        <w:right w:val="none" w:sz="0" w:space="0" w:color="auto"/>
      </w:divBdr>
    </w:div>
    <w:div w:id="1442262460">
      <w:bodyDiv w:val="1"/>
      <w:marLeft w:val="0"/>
      <w:marRight w:val="0"/>
      <w:marTop w:val="0"/>
      <w:marBottom w:val="0"/>
      <w:divBdr>
        <w:top w:val="none" w:sz="0" w:space="0" w:color="auto"/>
        <w:left w:val="none" w:sz="0" w:space="0" w:color="auto"/>
        <w:bottom w:val="none" w:sz="0" w:space="0" w:color="auto"/>
        <w:right w:val="none" w:sz="0" w:space="0" w:color="auto"/>
      </w:divBdr>
    </w:div>
    <w:div w:id="1456018037">
      <w:bodyDiv w:val="1"/>
      <w:marLeft w:val="0"/>
      <w:marRight w:val="0"/>
      <w:marTop w:val="0"/>
      <w:marBottom w:val="0"/>
      <w:divBdr>
        <w:top w:val="none" w:sz="0" w:space="0" w:color="auto"/>
        <w:left w:val="none" w:sz="0" w:space="0" w:color="auto"/>
        <w:bottom w:val="none" w:sz="0" w:space="0" w:color="auto"/>
        <w:right w:val="none" w:sz="0" w:space="0" w:color="auto"/>
      </w:divBdr>
    </w:div>
    <w:div w:id="1499492489">
      <w:bodyDiv w:val="1"/>
      <w:marLeft w:val="0"/>
      <w:marRight w:val="0"/>
      <w:marTop w:val="0"/>
      <w:marBottom w:val="0"/>
      <w:divBdr>
        <w:top w:val="none" w:sz="0" w:space="0" w:color="auto"/>
        <w:left w:val="none" w:sz="0" w:space="0" w:color="auto"/>
        <w:bottom w:val="none" w:sz="0" w:space="0" w:color="auto"/>
        <w:right w:val="none" w:sz="0" w:space="0" w:color="auto"/>
      </w:divBdr>
    </w:div>
    <w:div w:id="1546134999">
      <w:bodyDiv w:val="1"/>
      <w:marLeft w:val="0"/>
      <w:marRight w:val="0"/>
      <w:marTop w:val="0"/>
      <w:marBottom w:val="0"/>
      <w:divBdr>
        <w:top w:val="none" w:sz="0" w:space="0" w:color="auto"/>
        <w:left w:val="none" w:sz="0" w:space="0" w:color="auto"/>
        <w:bottom w:val="none" w:sz="0" w:space="0" w:color="auto"/>
        <w:right w:val="none" w:sz="0" w:space="0" w:color="auto"/>
      </w:divBdr>
    </w:div>
    <w:div w:id="1546141813">
      <w:bodyDiv w:val="1"/>
      <w:marLeft w:val="0"/>
      <w:marRight w:val="0"/>
      <w:marTop w:val="0"/>
      <w:marBottom w:val="0"/>
      <w:divBdr>
        <w:top w:val="none" w:sz="0" w:space="0" w:color="auto"/>
        <w:left w:val="none" w:sz="0" w:space="0" w:color="auto"/>
        <w:bottom w:val="none" w:sz="0" w:space="0" w:color="auto"/>
        <w:right w:val="none" w:sz="0" w:space="0" w:color="auto"/>
      </w:divBdr>
    </w:div>
    <w:div w:id="1636982568">
      <w:bodyDiv w:val="1"/>
      <w:marLeft w:val="0"/>
      <w:marRight w:val="0"/>
      <w:marTop w:val="0"/>
      <w:marBottom w:val="0"/>
      <w:divBdr>
        <w:top w:val="none" w:sz="0" w:space="0" w:color="auto"/>
        <w:left w:val="none" w:sz="0" w:space="0" w:color="auto"/>
        <w:bottom w:val="none" w:sz="0" w:space="0" w:color="auto"/>
        <w:right w:val="none" w:sz="0" w:space="0" w:color="auto"/>
      </w:divBdr>
    </w:div>
    <w:div w:id="1644964439">
      <w:bodyDiv w:val="1"/>
      <w:marLeft w:val="0"/>
      <w:marRight w:val="0"/>
      <w:marTop w:val="0"/>
      <w:marBottom w:val="0"/>
      <w:divBdr>
        <w:top w:val="none" w:sz="0" w:space="0" w:color="auto"/>
        <w:left w:val="none" w:sz="0" w:space="0" w:color="auto"/>
        <w:bottom w:val="none" w:sz="0" w:space="0" w:color="auto"/>
        <w:right w:val="none" w:sz="0" w:space="0" w:color="auto"/>
      </w:divBdr>
    </w:div>
    <w:div w:id="1671063834">
      <w:bodyDiv w:val="1"/>
      <w:marLeft w:val="0"/>
      <w:marRight w:val="0"/>
      <w:marTop w:val="0"/>
      <w:marBottom w:val="0"/>
      <w:divBdr>
        <w:top w:val="none" w:sz="0" w:space="0" w:color="auto"/>
        <w:left w:val="none" w:sz="0" w:space="0" w:color="auto"/>
        <w:bottom w:val="none" w:sz="0" w:space="0" w:color="auto"/>
        <w:right w:val="none" w:sz="0" w:space="0" w:color="auto"/>
      </w:divBdr>
    </w:div>
    <w:div w:id="1747603641">
      <w:bodyDiv w:val="1"/>
      <w:marLeft w:val="0"/>
      <w:marRight w:val="0"/>
      <w:marTop w:val="0"/>
      <w:marBottom w:val="0"/>
      <w:divBdr>
        <w:top w:val="none" w:sz="0" w:space="0" w:color="auto"/>
        <w:left w:val="none" w:sz="0" w:space="0" w:color="auto"/>
        <w:bottom w:val="none" w:sz="0" w:space="0" w:color="auto"/>
        <w:right w:val="none" w:sz="0" w:space="0" w:color="auto"/>
      </w:divBdr>
    </w:div>
    <w:div w:id="1802654090">
      <w:bodyDiv w:val="1"/>
      <w:marLeft w:val="0"/>
      <w:marRight w:val="0"/>
      <w:marTop w:val="0"/>
      <w:marBottom w:val="0"/>
      <w:divBdr>
        <w:top w:val="none" w:sz="0" w:space="0" w:color="auto"/>
        <w:left w:val="none" w:sz="0" w:space="0" w:color="auto"/>
        <w:bottom w:val="none" w:sz="0" w:space="0" w:color="auto"/>
        <w:right w:val="none" w:sz="0" w:space="0" w:color="auto"/>
      </w:divBdr>
    </w:div>
    <w:div w:id="1860775168">
      <w:bodyDiv w:val="1"/>
      <w:marLeft w:val="0"/>
      <w:marRight w:val="0"/>
      <w:marTop w:val="0"/>
      <w:marBottom w:val="0"/>
      <w:divBdr>
        <w:top w:val="none" w:sz="0" w:space="0" w:color="auto"/>
        <w:left w:val="none" w:sz="0" w:space="0" w:color="auto"/>
        <w:bottom w:val="none" w:sz="0" w:space="0" w:color="auto"/>
        <w:right w:val="none" w:sz="0" w:space="0" w:color="auto"/>
      </w:divBdr>
    </w:div>
    <w:div w:id="1957710594">
      <w:bodyDiv w:val="1"/>
      <w:marLeft w:val="0"/>
      <w:marRight w:val="0"/>
      <w:marTop w:val="0"/>
      <w:marBottom w:val="0"/>
      <w:divBdr>
        <w:top w:val="none" w:sz="0" w:space="0" w:color="auto"/>
        <w:left w:val="none" w:sz="0" w:space="0" w:color="auto"/>
        <w:bottom w:val="none" w:sz="0" w:space="0" w:color="auto"/>
        <w:right w:val="none" w:sz="0" w:space="0" w:color="auto"/>
      </w:divBdr>
    </w:div>
    <w:div w:id="1978298894">
      <w:bodyDiv w:val="1"/>
      <w:marLeft w:val="0"/>
      <w:marRight w:val="0"/>
      <w:marTop w:val="0"/>
      <w:marBottom w:val="0"/>
      <w:divBdr>
        <w:top w:val="none" w:sz="0" w:space="0" w:color="auto"/>
        <w:left w:val="none" w:sz="0" w:space="0" w:color="auto"/>
        <w:bottom w:val="none" w:sz="0" w:space="0" w:color="auto"/>
        <w:right w:val="none" w:sz="0" w:space="0" w:color="auto"/>
      </w:divBdr>
    </w:div>
    <w:div w:id="2007054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png"/><Relationship Id="rId63"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image" Target="media/image37.jpeg"/><Relationship Id="rId58" Type="http://schemas.openxmlformats.org/officeDocument/2006/relationships/image" Target="media/image42.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jpeg"/><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g"/><Relationship Id="rId46" Type="http://schemas.openxmlformats.org/officeDocument/2006/relationships/image" Target="media/image30.jpeg"/><Relationship Id="rId59" Type="http://schemas.openxmlformats.org/officeDocument/2006/relationships/image" Target="media/image43.png"/><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jpeg"/><Relationship Id="rId52" Type="http://schemas.openxmlformats.org/officeDocument/2006/relationships/image" Target="media/image36.png"/><Relationship Id="rId60" Type="http://schemas.openxmlformats.org/officeDocument/2006/relationships/image" Target="media/image44.pn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image" Target="media/image2.jpeg"/><Relationship Id="rId39" Type="http://schemas.openxmlformats.org/officeDocument/2006/relationships/image" Target="media/image2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BD860D-A6CE-4D56-89F4-3D6FA4B50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Template>
  <TotalTime>9068</TotalTime>
  <Pages>64</Pages>
  <Words>9963</Words>
  <Characters>56791</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Phung Thi Kieu Ha</cp:lastModifiedBy>
  <cp:revision>100</cp:revision>
  <cp:lastPrinted>2019-05-16T15:57:00Z</cp:lastPrinted>
  <dcterms:created xsi:type="dcterms:W3CDTF">2019-05-28T09:10:00Z</dcterms:created>
  <dcterms:modified xsi:type="dcterms:W3CDTF">2022-08-03T21:41:00Z</dcterms:modified>
</cp:coreProperties>
</file>